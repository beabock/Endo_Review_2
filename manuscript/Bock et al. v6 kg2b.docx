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A5C" w14:textId="77777777" w:rsidR="00403B1A" w:rsidRDefault="00E14E1D" w:rsidP="00403B1A">
      <w:bookmarkStart w:id="0" w:name="abstract"/>
      <w:r>
        <w:t>Title</w:t>
      </w:r>
      <w:r w:rsidR="00403B1A">
        <w:t xml:space="preserve">: </w:t>
      </w:r>
    </w:p>
    <w:p w14:paraId="55D6FE9D" w14:textId="77777777" w:rsidR="00146A4A" w:rsidRPr="00E14E1D" w:rsidRDefault="00146A4A" w:rsidP="00146A4A">
      <w:r w:rsidRPr="006D7E03">
        <w:t>Mapping the geographic, taxonomic, and socioeconomic biases of global fungal endophyte research</w:t>
      </w:r>
    </w:p>
    <w:p w14:paraId="11D6D85B" w14:textId="77777777" w:rsidR="00FA100A" w:rsidRDefault="00FA100A" w:rsidP="008B59A2"/>
    <w:p w14:paraId="3C0FAE34" w14:textId="6571A9B7" w:rsidR="008B59A2" w:rsidRDefault="008B59A2" w:rsidP="008B59A2">
      <w:r>
        <w:t>Submitting to: New Phytologist</w:t>
      </w:r>
    </w:p>
    <w:p w14:paraId="401033C5" w14:textId="31AC6DFF" w:rsidR="00686E88" w:rsidRPr="00686E88" w:rsidRDefault="00686E88" w:rsidP="00686E88">
      <w:r w:rsidRPr="00686E88">
        <w:t>Authors: B. M. Bock</w:t>
      </w:r>
      <w:r w:rsidRPr="00686E88">
        <w:rPr>
          <w:vertAlign w:val="superscript"/>
        </w:rPr>
        <w:t>1,2</w:t>
      </w:r>
      <w:r w:rsidRPr="00686E88">
        <w:t>, N. 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w:t>
      </w:r>
      <w:commentRangeStart w:id="1"/>
      <w:r w:rsidRPr="00686E88">
        <w:rPr>
          <w:vertAlign w:val="superscript"/>
        </w:rPr>
        <w:t>2</w:t>
      </w:r>
      <w:commentRangeEnd w:id="1"/>
      <w:r w:rsidR="00546DEC" w:rsidRPr="00686E88">
        <w:rPr>
          <w:rStyle w:val="CommentReference"/>
          <w:sz w:val="24"/>
          <w:szCs w:val="24"/>
        </w:rPr>
        <w:commentReference w:id="1"/>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6A930239" w14:textId="485BE762" w:rsidR="002E00CA" w:rsidRDefault="00A24029" w:rsidP="007112DB">
      <w:pPr>
        <w:pStyle w:val="Compact"/>
      </w:pPr>
      <w:r w:rsidRPr="00A24029">
        <w:t>Fungal endophytes are microorganisms that reside within plant tissues without causing apparent disease. The foundational assumption that these fungi are ubiquitous across all plants is frequently asserted in the literature, yet this paradigm lacks the support of a rigorous, global-scale synthesis.</w:t>
      </w:r>
      <w:r>
        <w:t xml:space="preserve"> </w:t>
      </w:r>
      <w:r w:rsidR="00F53620" w:rsidRPr="00F53620">
        <w:t xml:space="preserve">Understanding the actual geographic, taxonomic, and functional distribution of </w:t>
      </w:r>
      <w:r w:rsidR="00EF1E19">
        <w:t xml:space="preserve">fungal </w:t>
      </w:r>
      <w:r w:rsidR="00F53620" w:rsidRPr="00F53620">
        <w:t xml:space="preserve">endophyte research is essential </w:t>
      </w:r>
      <w:r w:rsidR="00EF1E19">
        <w:t>in evaluating</w:t>
      </w:r>
      <w:r w:rsidR="00F53620" w:rsidRPr="00F53620">
        <w:t xml:space="preserve"> the reliability of broad ecological generalizations. To map this evidence base, </w:t>
      </w:r>
      <w:r w:rsidR="00813069">
        <w:t xml:space="preserve">we conducted </w:t>
      </w:r>
      <w:r w:rsidR="00F53620" w:rsidRPr="00F53620">
        <w:t xml:space="preserve">an automated, abstract-led audit of 18,750 publications, harmonizing host and fungal nomenclature against the Global Biodiversity Information Facility (GBIF) backbone. </w:t>
      </w:r>
      <w:r w:rsidR="002F3FFC">
        <w:t>Automated text analysis</w:t>
      </w:r>
      <w:r w:rsidR="00F53620" w:rsidRPr="00F53620">
        <w:t xml:space="preserve"> revealed that </w:t>
      </w:r>
      <w:r w:rsidR="00A61CA0" w:rsidRPr="00A61CA0">
        <w:t>assumption of universal distribution</w:t>
      </w:r>
      <w:r w:rsidR="00F53620" w:rsidRPr="00F53620">
        <w:t xml:space="preserve"> appears in 2.7% of the published literature. However, </w:t>
      </w:r>
      <w:r w:rsidR="00AA2DB7">
        <w:t>the</w:t>
      </w:r>
      <w:r w:rsidR="00F53620" w:rsidRPr="00F53620">
        <w:t xml:space="preserve"> global sampling effort is systematically biased. Research is heavily concentrated in </w:t>
      </w:r>
      <w:r w:rsidR="006A68DC">
        <w:t xml:space="preserve">wealthy </w:t>
      </w:r>
      <w:r w:rsidR="00F53620" w:rsidRPr="00F53620">
        <w:t>temperate nations and taxonomically skewed, leaving early-diverging plant lineages (e.g., Charophyta, Bryophyta) severely un</w:t>
      </w:r>
      <w:r w:rsidR="004705A0">
        <w:t>der</w:t>
      </w:r>
      <w:r w:rsidR="00F53620" w:rsidRPr="00F53620">
        <w:t xml:space="preserve">examined. </w:t>
      </w:r>
      <w:r w:rsidR="005531DC">
        <w:t>T</w:t>
      </w:r>
      <w:r w:rsidR="00146F12" w:rsidRPr="00146F12">
        <w:t xml:space="preserve">he literature is functionally biased toward applied agricultural contexts, with over one-third (35.1%) of documented interactions focused </w:t>
      </w:r>
      <w:commentRangeStart w:id="2"/>
      <w:r w:rsidR="00146F12" w:rsidRPr="00146F12">
        <w:t xml:space="preserve">on pathogens </w:t>
      </w:r>
      <w:commentRangeEnd w:id="2"/>
      <w:r w:rsidR="00AD1C14" w:rsidRPr="00146F12">
        <w:rPr>
          <w:rStyle w:val="CommentReference"/>
          <w:sz w:val="24"/>
          <w:szCs w:val="24"/>
        </w:rPr>
        <w:commentReference w:id="2"/>
      </w:r>
      <w:r w:rsidR="00146F12" w:rsidRPr="00146F12">
        <w:t xml:space="preserve">rather than asymptomatic associations. Consequently, the current map of endophyte ecology reflects </w:t>
      </w:r>
      <w:r w:rsidR="00931CE3">
        <w:t>socio</w:t>
      </w:r>
      <w:r w:rsidR="00146F12" w:rsidRPr="00146F12">
        <w:t xml:space="preserve">economic priorities rather than the functional breadth and </w:t>
      </w:r>
      <w:r w:rsidR="008F37BB">
        <w:t>biogeographic distribution</w:t>
      </w:r>
      <w:r w:rsidR="00146F12" w:rsidRPr="00146F12">
        <w:t xml:space="preserve"> of </w:t>
      </w:r>
      <w:r w:rsidR="00F00A86">
        <w:t xml:space="preserve">fungal </w:t>
      </w:r>
      <w:r w:rsidR="00146F12" w:rsidRPr="00146F12">
        <w:t xml:space="preserve">endophytes. </w:t>
      </w:r>
      <w:r w:rsidR="002838F2" w:rsidRPr="002838F2">
        <w:t xml:space="preserve">While current data show that every sampled plant lineage hosts endophytes, the globally aggregated evidence base remains insufficient to support unqualified claims of </w:t>
      </w:r>
      <w:r w:rsidR="00E10091">
        <w:t>global</w:t>
      </w:r>
      <w:r w:rsidR="002838F2" w:rsidRPr="002838F2">
        <w:t xml:space="preserve"> ubiquity.</w:t>
      </w:r>
      <w:r w:rsidR="00146F12">
        <w:t xml:space="preserve"> </w:t>
      </w:r>
      <w:r w:rsidR="002E00CA" w:rsidRPr="002E00CA">
        <w:t>To guide more representative plant-fungal research, we provide a data-driven priority roadmap of under-sampled regions and taxa.</w:t>
      </w:r>
    </w:p>
    <w:p w14:paraId="25561D1A" w14:textId="77777777" w:rsidR="009F4D6D" w:rsidRDefault="00F10295">
      <w:pPr>
        <w:pStyle w:val="Heading1"/>
      </w:pPr>
      <w:bookmarkStart w:id="3" w:name="introduction"/>
      <w:bookmarkEnd w:id="0"/>
      <w:r>
        <w:lastRenderedPageBreak/>
        <w:t>Introduction</w:t>
      </w:r>
    </w:p>
    <w:p w14:paraId="53839B6D" w14:textId="039ADF67" w:rsidR="00E674CC" w:rsidRDefault="006658E2">
      <w:pPr>
        <w:pStyle w:val="FirstParagraph"/>
      </w:pPr>
      <w:r w:rsidRPr="006658E2">
        <w:t>Fungal endophytes, microorganisms that reside within plant tissues for at least a portion of their lifecycle without causing apparent disease,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 xml:space="preserve">Their ecological significance is increasingly recognized, from shaping plant community dynamics to producing a vast arsenal of secondary metabolites with </w:t>
      </w:r>
      <w:r w:rsidR="00FD737D">
        <w:t>applications in</w:t>
      </w:r>
      <w:r w:rsidR="00D9120C" w:rsidRPr="00D9120C">
        <w:t xml:space="preserve">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w:t>
      </w:r>
      <w:r w:rsidR="006067D3">
        <w:t xml:space="preserve"> t</w:t>
      </w:r>
      <w:r w:rsidR="00E64EFA" w:rsidRPr="00E64EFA">
        <w:t>esting this assumption against the actual geographic and taxonomic distribution of published research efforts.</w:t>
      </w:r>
    </w:p>
    <w:p w14:paraId="1D83EC20" w14:textId="77777777" w:rsidR="00830AE4"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xml:space="preserve">. </w:t>
      </w:r>
      <w:r w:rsidR="00305DBB" w:rsidRPr="00305DBB">
        <w:t>In the context of fungal endophytes, foundational ecological generalizations</w:t>
      </w:r>
      <w:r w:rsidR="00305DBB">
        <w:t xml:space="preserve"> </w:t>
      </w:r>
      <w:r w:rsidR="00305DBB" w:rsidRPr="00305DBB">
        <w:t>such as theories on plant-fungal co-evolution, community assembly rules, and biome-level adaptation</w:t>
      </w:r>
      <w:r w:rsidR="00305DBB">
        <w:t xml:space="preserve"> </w:t>
      </w:r>
      <w:r w:rsidR="00305DBB" w:rsidRPr="00305DBB">
        <w:t>are highly vulnerable to sampling bias</w:t>
      </w:r>
      <w:r w:rsidR="00305DBB">
        <w:t xml:space="preserve"> </w:t>
      </w:r>
      <w:r w:rsidR="00305DBB">
        <w:fldChar w:fldCharType="begin"/>
      </w:r>
      <w:r w:rsidR="00305DB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305DBB">
        <w:rPr>
          <w:rFonts w:ascii="Cambria Math" w:hAnsi="Cambria Math" w:cs="Cambria Math"/>
        </w:rPr>
        <w:instrText>‐</w:instrText>
      </w:r>
      <w:r w:rsidR="00305DBB">
        <w:instrText>based and molecular methods. Of the major lineages of filamentous ascomycetes recovered, 53</w:instrText>
      </w:r>
      <w:r w:rsidR="00305DBB">
        <w:rPr>
          <w:rFonts w:ascii="Aptos" w:hAnsi="Aptos" w:cs="Aptos"/>
        </w:rPr>
        <w:instrText>–</w:instrText>
      </w:r>
      <w:r w:rsidR="00305DB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305DBB">
        <w:rPr>
          <w:rFonts w:ascii="Cambria Math" w:hAnsi="Cambria Math" w:cs="Cambria Math"/>
        </w:rPr>
        <w:instrText>‐</w:instrText>
      </w:r>
      <w:r w:rsidR="00305DB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305DBB">
        <w:rPr>
          <w:rFonts w:ascii="Cambria Math" w:hAnsi="Cambria Math" w:cs="Cambria Math"/>
        </w:rPr>
        <w:instrText>‐</w:instrText>
      </w:r>
      <w:r w:rsidR="00305DB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305DBB">
        <w:fldChar w:fldCharType="separate"/>
      </w:r>
      <w:r w:rsidR="00305DBB" w:rsidRPr="00425F6B">
        <w:rPr>
          <w:rFonts w:ascii="Aptos" w:hAnsi="Aptos" w:cs="Times New Roman"/>
        </w:rPr>
        <w:t xml:space="preserve">(Arnold &amp; Lutzoni, 2007; Davis &amp; Shaw, 2008; U’Ren </w:t>
      </w:r>
      <w:r w:rsidR="00305DBB" w:rsidRPr="00425F6B">
        <w:rPr>
          <w:rFonts w:ascii="Aptos" w:hAnsi="Aptos" w:cs="Times New Roman"/>
          <w:i/>
          <w:iCs/>
        </w:rPr>
        <w:t>et al.</w:t>
      </w:r>
      <w:r w:rsidR="00305DBB" w:rsidRPr="00425F6B">
        <w:rPr>
          <w:rFonts w:ascii="Aptos" w:hAnsi="Aptos" w:cs="Times New Roman"/>
        </w:rPr>
        <w:t>, 2012)</w:t>
      </w:r>
      <w:r w:rsidR="00305DBB">
        <w:fldChar w:fldCharType="end"/>
      </w:r>
      <w:r w:rsidR="00305DBB" w:rsidRPr="00305DBB">
        <w:t>.</w:t>
      </w:r>
      <w:r w:rsidR="005676F3">
        <w:t xml:space="preserve"> </w:t>
      </w:r>
    </w:p>
    <w:p w14:paraId="25561D1D" w14:textId="08B18690" w:rsidR="009F4D6D" w:rsidRDefault="005676F3">
      <w:pPr>
        <w:pStyle w:val="BodyText"/>
      </w:pPr>
      <w:r w:rsidRPr="005676F3">
        <w:t>Evaluating this evidence base is fundamentally complicated by the fluid definition of endophytism itself. The traditional classification of endophytes as strictly asymptomatic is frequently confounded by the biological reality of latent pathogens and overlapping mycorrhizal lifestyles</w:t>
      </w:r>
      <w:r w:rsidR="00F12B78">
        <w:t>.</w:t>
      </w:r>
      <w:r w:rsidR="00916602">
        <w:t xml:space="preserve"> </w:t>
      </w:r>
      <w:r w:rsidR="00830AE4">
        <w:t>P</w:t>
      </w:r>
      <w:r w:rsidR="00F10295">
        <w:t xml:space="preserve">rior syntheses have provided valuable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rsidR="00F10295">
        <w:t>,</w:t>
      </w:r>
      <w:r w:rsidR="00AC0275">
        <w:t xml:space="preserve"> but</w:t>
      </w:r>
      <w:r w:rsidR="00E31B84">
        <w:t xml:space="preserve"> </w:t>
      </w:r>
      <w:r w:rsidR="00FA1A43" w:rsidRPr="00FA1A43">
        <w:t>the field currently lacks a comprehensive global synthesis integrating geographic, taxonomic, and socioeconomic factors</w:t>
      </w:r>
      <w:r w:rsidR="00F10295">
        <w:t>.</w:t>
      </w:r>
      <w:r w:rsidR="00CD38DD">
        <w:t xml:space="preserve"> </w:t>
      </w:r>
      <w:r w:rsidR="00477944">
        <w:t>W</w:t>
      </w:r>
      <w:r w:rsidR="00F87DBD">
        <w:t xml:space="preserve">e aim to reframe the conversation from asking </w:t>
      </w:r>
      <w:r w:rsidR="00F87DBD">
        <w:rPr>
          <w:i/>
          <w:iCs/>
        </w:rPr>
        <w:t>if</w:t>
      </w:r>
      <w:r w:rsidR="00F87DBD">
        <w:t xml:space="preserve"> fungal endophytes are ubiquitous to asking </w:t>
      </w:r>
      <w:r w:rsidR="00F87DBD">
        <w:rPr>
          <w:i/>
          <w:iCs/>
        </w:rPr>
        <w:t>where</w:t>
      </w:r>
      <w:r w:rsidR="00F87DBD">
        <w:t xml:space="preserve"> we have sufficient evidence to test ecological and evolutionary hypotheses, thereby providing a data-driven foundation for the next generation of global endophyte research</w:t>
      </w:r>
      <w:r w:rsidR="00477944">
        <w:t xml:space="preserve">. </w:t>
      </w:r>
      <w:r w:rsidR="00FE11B9">
        <w:t>To begin this reframe, t</w:t>
      </w:r>
      <w:r w:rsidR="00F10295">
        <w:t>his study provides the first integrated, global-scale audit of the fungal endophyte literature, directly evaluating the evidence for the ubiquity claim. We systematically quantify the distribution of research effort to map where ecological inferences are robust and where they are</w:t>
      </w:r>
      <w:r w:rsidR="00B412B3">
        <w:t xml:space="preserve"> more</w:t>
      </w:r>
      <w:r w:rsidR="00F10295">
        <w:t xml:space="preserve"> speculative. Our objectives are to: (1) map the geographic concentration of endophyte studies; (2) assess the distribution of sampling effort across biomes and host plant lineages; (3) determine the relationship between research intensity 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2402C0D7" w:rsidR="004E16A9" w:rsidRDefault="00F10295" w:rsidP="004E16A9">
      <w:pPr>
        <w:pStyle w:val="BodyText"/>
        <w:numPr>
          <w:ilvl w:val="0"/>
          <w:numId w:val="3"/>
        </w:numPr>
      </w:pPr>
      <w:r>
        <w:lastRenderedPageBreak/>
        <w:t xml:space="preserve"> (Prediction </w:t>
      </w:r>
      <w:r w:rsidR="005E4541">
        <w:t>1</w:t>
      </w:r>
      <w:r>
        <w:t>) The current, globally aggregated evidence base is insufficient to support an unqualified claim of endophyte ubiquity.</w:t>
      </w:r>
    </w:p>
    <w:p w14:paraId="5C9D271B" w14:textId="238AADF0" w:rsidR="004E16A9" w:rsidRDefault="00F10295" w:rsidP="004E16A9">
      <w:pPr>
        <w:pStyle w:val="BodyText"/>
        <w:numPr>
          <w:ilvl w:val="0"/>
          <w:numId w:val="3"/>
        </w:numPr>
      </w:pPr>
      <w:r>
        <w:t xml:space="preserve">(Prediction </w:t>
      </w:r>
      <w:r w:rsidR="005E4541">
        <w:t>2</w:t>
      </w:r>
      <w:r>
        <w:t xml:space="preserve">) Research effort is highly </w:t>
      </w:r>
      <w:r w:rsidR="009B1F08">
        <w:t xml:space="preserve">geographically </w:t>
      </w:r>
      <w:r>
        <w:t>clustered</w:t>
      </w:r>
      <w:r w:rsidR="009B1F08">
        <w:t xml:space="preserve">, </w:t>
      </w:r>
      <w:r w:rsidR="00EF7AE6" w:rsidRPr="00EF7AE6">
        <w:t xml:space="preserve">with </w:t>
      </w:r>
      <w:r w:rsidR="00EF7AE6">
        <w:t>gaps</w:t>
      </w:r>
      <w:r w:rsidR="00EF7AE6" w:rsidRPr="00EF7AE6">
        <w:t xml:space="preserve"> across the Global South (e.g., Africa, Central Asia, and South America)</w:t>
      </w:r>
    </w:p>
    <w:p w14:paraId="08688151" w14:textId="63D98CA5" w:rsidR="004E16A9" w:rsidRDefault="00F10295" w:rsidP="004E16A9">
      <w:pPr>
        <w:pStyle w:val="BodyText"/>
        <w:numPr>
          <w:ilvl w:val="0"/>
          <w:numId w:val="3"/>
        </w:numPr>
      </w:pPr>
      <w:r>
        <w:t xml:space="preserve">(Prediction </w:t>
      </w:r>
      <w:r w:rsidR="005E4541">
        <w:t>3</w:t>
      </w:r>
      <w:r>
        <w:t xml:space="preserve">) Sampling is non-randomly distributed across biomes and host lineages, favoring certain well-studied groups. </w:t>
      </w:r>
    </w:p>
    <w:p w14:paraId="25561D1E" w14:textId="05043858" w:rsidR="009F4D6D" w:rsidRDefault="00F10295" w:rsidP="004E16A9">
      <w:pPr>
        <w:pStyle w:val="BodyText"/>
        <w:numPr>
          <w:ilvl w:val="0"/>
          <w:numId w:val="3"/>
        </w:numPr>
      </w:pPr>
      <w:r>
        <w:t xml:space="preserve">(Prediction </w:t>
      </w:r>
      <w:r w:rsidR="005E4541">
        <w:t>4</w:t>
      </w:r>
      <w:r>
        <w:t xml:space="preserve">) The intensity of endophyte research is positively correlated with a country’s GDP, reflecting </w:t>
      </w:r>
      <w:r w:rsidR="00931CE3">
        <w:t>socio</w:t>
      </w:r>
      <w:r>
        <w:t>economic rather than purely biological drivers of sampling.</w:t>
      </w:r>
    </w:p>
    <w:p w14:paraId="7DC5731E" w14:textId="04A8A87A" w:rsidR="00FE11B9" w:rsidRDefault="0093635F" w:rsidP="00FE11B9">
      <w:pPr>
        <w:pStyle w:val="BodyText"/>
      </w:pPr>
      <w:r w:rsidRPr="0093635F">
        <w:t>By systematically testing these predictions, this study moves beyond localized snapshots to chart the current boundaries of our ecological knowledge, establishing a more rigorous framework for future plant-fungal symbiosis research.</w:t>
      </w:r>
    </w:p>
    <w:p w14:paraId="25561D20" w14:textId="33F03324" w:rsidR="009F4D6D" w:rsidRDefault="003C283D">
      <w:pPr>
        <w:pStyle w:val="Heading2"/>
      </w:pPr>
      <w:bookmarkStart w:id="4" w:name="methods"/>
      <w:r w:rsidRPr="003C283D">
        <w:t>Materials and Methods</w:t>
      </w:r>
    </w:p>
    <w:p w14:paraId="25561D22" w14:textId="4D72229D" w:rsidR="009F4D6D" w:rsidRDefault="008D6BD6">
      <w:pPr>
        <w:pStyle w:val="Heading4"/>
      </w:pPr>
      <w:bookmarkStart w:id="5" w:name="corpus-assembly-and-scope"/>
      <w:bookmarkStart w:id="6" w:name="main-methods"/>
      <w:r>
        <w:t>Dataset</w:t>
      </w:r>
      <w:r w:rsidR="00F10295">
        <w:t xml:space="preserve"> Assembly and Scope</w:t>
      </w:r>
    </w:p>
    <w:p w14:paraId="0A025666" w14:textId="4F6DDA7C" w:rsidR="00875B00"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rsidR="003130D4">
        <w:t xml:space="preserve">on November 18, 2024 </w:t>
      </w:r>
      <w:r>
        <w:t>using a standardized set of search terms related to fungal endophytes</w:t>
      </w:r>
      <w:r w:rsidR="003130D4">
        <w:t xml:space="preserve"> (see Supporting Information for </w:t>
      </w:r>
      <w:r w:rsidR="006A061A">
        <w:t>more detail)</w:t>
      </w:r>
      <w:r>
        <w:t xml:space="preserve">. </w:t>
      </w:r>
      <w:r w:rsidR="00875B00" w:rsidRPr="00875B00">
        <w:t xml:space="preserve">To process this massive corpus, we deployed an automated natural language processing (NLP) pipeline utilizing a large language model (Mistral 7B) to extract distinct plant-fungal interactions, geographic locations, biomes, and functional guilds directly from the text. </w:t>
      </w:r>
      <w:r w:rsidR="00875B00">
        <w:t xml:space="preserve"> </w:t>
      </w:r>
    </w:p>
    <w:p w14:paraId="25561D23" w14:textId="72CFBF1D" w:rsidR="009F4D6D" w:rsidRDefault="00F10295">
      <w:pPr>
        <w:pStyle w:val="FirstParagraph"/>
      </w:pPr>
      <w:r>
        <w:t xml:space="preserve">This workflow </w:t>
      </w:r>
      <w:r w:rsidR="00523357" w:rsidRPr="0091416C">
        <w:t>(</w:t>
      </w:r>
      <w:r w:rsidR="0091416C" w:rsidRPr="0091416C">
        <w:fldChar w:fldCharType="begin"/>
      </w:r>
      <w:r w:rsidR="0091416C" w:rsidRPr="0091416C">
        <w:instrText xml:space="preserve"> REF _Ref231472326 \h  \* MERGEFORMAT </w:instrText>
      </w:r>
      <w:r w:rsidR="0091416C" w:rsidRPr="0091416C">
        <w:fldChar w:fldCharType="separate"/>
      </w:r>
      <w:r w:rsidR="00830AE4" w:rsidRPr="00830AE4">
        <w:t xml:space="preserve">Figure </w:t>
      </w:r>
      <w:r w:rsidR="00830AE4" w:rsidRPr="00830AE4">
        <w:rPr>
          <w:noProof/>
        </w:rPr>
        <w:t>1</w:t>
      </w:r>
      <w:r w:rsidR="0091416C" w:rsidRPr="0091416C">
        <w:fldChar w:fldCharType="end"/>
      </w:r>
      <w:r w:rsidR="00523357" w:rsidRPr="0091416C">
        <w:t>)</w:t>
      </w:r>
      <w:r w:rsidR="00523357" w:rsidRPr="0091416C">
        <w:rPr>
          <w:b/>
          <w:bCs/>
          <w:i/>
          <w:iCs/>
        </w:rPr>
        <w:t xml:space="preserve"> </w:t>
      </w:r>
      <w:r>
        <w:t>utilized two distinct data</w:t>
      </w:r>
      <w:r w:rsidR="00F127C5">
        <w:t>sets</w:t>
      </w:r>
      <w:r>
        <w:t xml:space="preserve">.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deduplication </w:t>
      </w:r>
      <w:r>
        <w:t>filters, a final analysis corpus of 18,750 unique</w:t>
      </w:r>
      <w:r w:rsidR="001534D8">
        <w:t xml:space="preserve"> fungal endophyte</w:t>
      </w:r>
      <w:r>
        <w:t xml:space="preserve"> publications</w:t>
      </w:r>
      <w:r w:rsidR="0049458C">
        <w:t xml:space="preserve"> was established</w:t>
      </w:r>
      <w:r>
        <w:t xml:space="preserve"> for the detailed mapping of geographic, taxonomic, and </w:t>
      </w:r>
      <w:r w:rsidR="00931CE3">
        <w:t>socio</w:t>
      </w:r>
      <w:r>
        <w:t>economic biases.</w:t>
      </w:r>
    </w:p>
    <w:p w14:paraId="7973DFFC" w14:textId="77777777" w:rsidR="007C56FB" w:rsidRDefault="007C56FB" w:rsidP="006838D5">
      <w:pPr>
        <w:pStyle w:val="BodyText"/>
        <w:rPr>
          <w:noProof/>
        </w:rPr>
      </w:pPr>
    </w:p>
    <w:p w14:paraId="52C5CB0A" w14:textId="77777777" w:rsidR="007C56FB" w:rsidRDefault="006838D5" w:rsidP="007C56FB">
      <w:pPr>
        <w:pStyle w:val="BodyText"/>
        <w:keepNext/>
      </w:pPr>
      <w:r>
        <w:rPr>
          <w:noProof/>
        </w:rPr>
        <w:lastRenderedPageBreak/>
        <w:drawing>
          <wp:inline distT="0" distB="0" distL="0" distR="0" wp14:anchorId="19FB773A" wp14:editId="09ECA81F">
            <wp:extent cx="5860475" cy="3819378"/>
            <wp:effectExtent l="0" t="0" r="6985" b="0"/>
            <wp:docPr id="20304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864" r="6859"/>
                    <a:stretch>
                      <a:fillRect/>
                    </a:stretch>
                  </pic:blipFill>
                  <pic:spPr bwMode="auto">
                    <a:xfrm>
                      <a:off x="0" y="0"/>
                      <a:ext cx="5874394" cy="3828449"/>
                    </a:xfrm>
                    <a:prstGeom prst="rect">
                      <a:avLst/>
                    </a:prstGeom>
                    <a:noFill/>
                    <a:ln>
                      <a:noFill/>
                    </a:ln>
                    <a:extLst>
                      <a:ext uri="{53640926-AAD7-44D8-BBD7-CCE9431645EC}">
                        <a14:shadowObscured xmlns:a14="http://schemas.microsoft.com/office/drawing/2010/main"/>
                      </a:ext>
                    </a:extLst>
                  </pic:spPr>
                </pic:pic>
              </a:graphicData>
            </a:graphic>
          </wp:inline>
        </w:drawing>
      </w:r>
    </w:p>
    <w:p w14:paraId="121A97D1" w14:textId="45D2603A" w:rsidR="006838D5" w:rsidRPr="001D4DFD" w:rsidRDefault="007C56FB" w:rsidP="007C56FB">
      <w:pPr>
        <w:pStyle w:val="Caption"/>
        <w:rPr>
          <w:i w:val="0"/>
          <w:iCs/>
        </w:rPr>
      </w:pPr>
      <w:bookmarkStart w:id="7" w:name="_Ref231472326"/>
      <w:r w:rsidRPr="001D4DFD">
        <w:rPr>
          <w:b/>
          <w:bCs/>
          <w:i w:val="0"/>
          <w:iCs/>
        </w:rPr>
        <w:t xml:space="preserve">Figure </w:t>
      </w:r>
      <w:r w:rsidRPr="001D4DFD">
        <w:rPr>
          <w:b/>
          <w:bCs/>
          <w:i w:val="0"/>
          <w:iCs/>
        </w:rPr>
        <w:fldChar w:fldCharType="begin"/>
      </w:r>
      <w:r w:rsidRPr="001D4DFD">
        <w:rPr>
          <w:b/>
          <w:bCs/>
          <w:i w:val="0"/>
          <w:iCs/>
        </w:rPr>
        <w:instrText xml:space="preserve"> SEQ Figure \* ARABIC </w:instrText>
      </w:r>
      <w:r w:rsidRPr="001D4DFD">
        <w:rPr>
          <w:b/>
          <w:bCs/>
          <w:i w:val="0"/>
          <w:iCs/>
        </w:rPr>
        <w:fldChar w:fldCharType="separate"/>
      </w:r>
      <w:r w:rsidR="00830AE4">
        <w:rPr>
          <w:b/>
          <w:bCs/>
          <w:i w:val="0"/>
          <w:iCs/>
          <w:noProof/>
        </w:rPr>
        <w:t>1</w:t>
      </w:r>
      <w:r w:rsidRPr="001D4DFD">
        <w:rPr>
          <w:b/>
          <w:bCs/>
          <w:i w:val="0"/>
          <w:iCs/>
        </w:rPr>
        <w:fldChar w:fldCharType="end"/>
      </w:r>
      <w:bookmarkEnd w:id="7"/>
      <w:r w:rsidRPr="001D4DFD">
        <w:rPr>
          <w:b/>
          <w:bCs/>
          <w:i w:val="0"/>
          <w:iCs/>
        </w:rPr>
        <w:t>:</w:t>
      </w:r>
      <w:r w:rsidRPr="001D4DFD">
        <w:rPr>
          <w:i w:val="0"/>
          <w:iCs/>
        </w:rPr>
        <w:t xml:space="preserve"> </w:t>
      </w:r>
      <w:r w:rsidR="001D54BF" w:rsidRPr="001D4DFD">
        <w:rPr>
          <w:b/>
          <w:bCs/>
          <w:i w:val="0"/>
          <w:iCs/>
        </w:rPr>
        <w:t>Workflow pipeline for the automated bibliometric audit.</w:t>
      </w:r>
      <w:r w:rsidR="001D54BF" w:rsidRPr="001D4DFD">
        <w:rPr>
          <w:i w:val="0"/>
          <w:iCs/>
        </w:rPr>
        <w:t xml:space="preserve"> The initial </w:t>
      </w:r>
      <w:r w:rsidR="001D4DFD">
        <w:rPr>
          <w:i w:val="0"/>
          <w:iCs/>
        </w:rPr>
        <w:t>dataset</w:t>
      </w:r>
      <w:r w:rsidR="001D54BF" w:rsidRPr="001D4DFD">
        <w:rPr>
          <w:i w:val="0"/>
          <w:iCs/>
        </w:rPr>
        <w:t xml:space="preserve"> was assembled by querying Web of Science, Scopus, and PubMed, followed by a rigorous three-stage deduplication process. Where available, open-access full texts were retrieved via the Unpaywall API. Automated data extraction was executed on a high-performance computing cluster using a large language model (Mistral 7B) to isolate distinct plant-fungal interactions, geographic locations, </w:t>
      </w:r>
      <w:commentRangeStart w:id="8"/>
      <w:r w:rsidR="001D54BF" w:rsidRPr="001D4DFD">
        <w:rPr>
          <w:i w:val="0"/>
          <w:iCs/>
        </w:rPr>
        <w:t>biomes,</w:t>
      </w:r>
      <w:commentRangeEnd w:id="8"/>
      <w:r w:rsidR="00201B4A" w:rsidRPr="001D4DFD">
        <w:rPr>
          <w:rStyle w:val="CommentReference"/>
          <w:i w:val="0"/>
          <w:iCs/>
          <w:sz w:val="24"/>
          <w:szCs w:val="24"/>
        </w:rPr>
        <w:commentReference w:id="8"/>
      </w:r>
      <w:r w:rsidR="001D54BF" w:rsidRPr="001D4DFD">
        <w:rPr>
          <w:i w:val="0"/>
          <w:iCs/>
        </w:rPr>
        <w:t xml:space="preserve"> and primary functional guilds. Extracted taxa were subsequently algorithmically harmonized against the Global Biodiversity Information Facility (GBIF) backbone. Finally, geographic metadata were standardized to ISO country codes and linked to World Bank macroeconomic indicators prior to statistical synthesis.</w:t>
      </w:r>
    </w:p>
    <w:p w14:paraId="019ABB3B" w14:textId="7B82910C" w:rsidR="00A2275D" w:rsidRDefault="00F10295">
      <w:pPr>
        <w:pStyle w:val="BodyText"/>
      </w:pPr>
      <w:r>
        <w:t>A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rsidR="00F36EE3" w:rsidRPr="00F36EE3">
        <w:t xml:space="preserve"> </w:t>
      </w:r>
      <w:r w:rsidR="00F36EE3">
        <w:fldChar w:fldCharType="begin"/>
      </w:r>
      <w:r w:rsidR="00F36EE3">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F36EE3">
        <w:fldChar w:fldCharType="separate"/>
      </w:r>
      <w:r w:rsidR="00F36EE3" w:rsidRPr="00425F6B">
        <w:rPr>
          <w:rFonts w:ascii="Aptos" w:hAnsi="Aptos" w:cs="Times New Roman"/>
        </w:rPr>
        <w:t xml:space="preserve">(Scherer </w:t>
      </w:r>
      <w:r w:rsidR="00F36EE3" w:rsidRPr="00425F6B">
        <w:rPr>
          <w:rFonts w:ascii="Aptos" w:hAnsi="Aptos" w:cs="Times New Roman"/>
          <w:i/>
          <w:iCs/>
        </w:rPr>
        <w:t>et al.</w:t>
      </w:r>
      <w:r w:rsidR="00F36EE3" w:rsidRPr="00425F6B">
        <w:rPr>
          <w:rFonts w:ascii="Aptos" w:hAnsi="Aptos" w:cs="Times New Roman"/>
        </w:rPr>
        <w:t>, 2018)</w:t>
      </w:r>
      <w:r w:rsidR="00F36EE3">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xml:space="preserve">. </w:t>
      </w:r>
      <w:commentRangeStart w:id="9"/>
      <w:commentRangeStart w:id="10"/>
      <w:r w:rsidR="00A2275D" w:rsidRPr="00A2275D">
        <w:t xml:space="preserve">To validate the reliability of this approach, we partitioned the final corpus into these two access tiers </w:t>
      </w:r>
      <w:r w:rsidR="00A2275D">
        <w:t xml:space="preserve">(abstract-only vs. full-text) </w:t>
      </w:r>
      <w:r w:rsidR="00A2275D" w:rsidRPr="00A2275D">
        <w:t>and performed a comparative sensitivity analysis. We computed Jaccard similarity indices to evaluate the consistency of understudied taxonomic and geographic categories across both dat</w:t>
      </w:r>
      <w:r w:rsidR="00A2275D">
        <w:t>asets</w:t>
      </w:r>
      <w:r w:rsidR="00A2275D" w:rsidRPr="00A2275D">
        <w:t xml:space="preserve">. Additionally, we </w:t>
      </w:r>
      <w:r w:rsidR="00A2275D">
        <w:t>used</w:t>
      </w:r>
      <w:r w:rsidR="00A2275D" w:rsidRPr="00A2275D">
        <w:t xml:space="preserve"> Spearman rank correlations to test whether the primary socioeconomic signals remained stable regardless of text extraction depth. This validation step </w:t>
      </w:r>
      <w:r w:rsidR="00F36EE3">
        <w:t>supported</w:t>
      </w:r>
      <w:r w:rsidR="00A2275D" w:rsidRPr="00A2275D">
        <w:t xml:space="preserve"> that major gaps detected in the abstract record reliably map underexplored themes in the broader published literature.</w:t>
      </w:r>
      <w:commentRangeEnd w:id="9"/>
      <w:r w:rsidR="00A46C79">
        <w:rPr>
          <w:rStyle w:val="CommentReference"/>
          <w:sz w:val="24"/>
          <w:szCs w:val="24"/>
        </w:rPr>
        <w:commentReference w:id="9"/>
      </w:r>
      <w:commentRangeEnd w:id="10"/>
      <w:r w:rsidR="00E02917">
        <w:rPr>
          <w:rStyle w:val="CommentReference"/>
          <w:sz w:val="24"/>
          <w:szCs w:val="24"/>
        </w:rPr>
        <w:commentReference w:id="10"/>
      </w:r>
    </w:p>
    <w:p w14:paraId="25561D25" w14:textId="77777777" w:rsidR="009F4D6D" w:rsidRDefault="00F10295">
      <w:pPr>
        <w:pStyle w:val="Heading4"/>
      </w:pPr>
      <w:bookmarkStart w:id="11" w:name="X9443da96b3163475a14e7de943d8e91b80ec72a"/>
      <w:bookmarkEnd w:id="5"/>
      <w:r>
        <w:lastRenderedPageBreak/>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12" w:name="core-analyses"/>
      <w:bookmarkEnd w:id="11"/>
      <w:r>
        <w:t>Core Analyses</w:t>
      </w:r>
    </w:p>
    <w:p w14:paraId="76FC081B" w14:textId="55BF9DD3" w:rsidR="00A9357C" w:rsidRPr="00A9357C" w:rsidRDefault="00A9357C" w:rsidP="00A9357C">
      <w:pPr>
        <w:pStyle w:val="BodyText"/>
      </w:pPr>
      <w:bookmarkStart w:id="13" w:name="reproducibility-and-validation"/>
      <w:bookmarkEnd w:id="12"/>
      <w:r w:rsidRPr="00A9357C">
        <w:t>Following the data</w:t>
      </w:r>
      <w:r w:rsidR="008E1F04">
        <w:t xml:space="preserve"> </w:t>
      </w:r>
      <w:r w:rsidRPr="00A9357C">
        <w:t>mining and extraction protocols detailed in the Supplementary Methods, we performed a series of interconnected analyses to quantify multi-dimensional sampling biases. Geographic concentration was initially assessed by mapping endophyte publication counts to countries, revealing global research hotspots. We then evaluated the relationship between research effort and economic capacity by correlating these per-country publication counts with national Gross Domestic Product (GDP) data sourced from the World Bank</w:t>
      </w:r>
      <w:r>
        <w:t xml:space="preserve"> </w:t>
      </w:r>
      <w:r>
        <w:fldChar w:fldCharType="begin"/>
      </w:r>
      <w:r>
        <w:instrText xml:space="preserve"> ADDIN ZOTERO_ITEM CSL_CITATION {"citationID":"FBlqvWCY","properties":{"unsorted":false,"formattedCitation":"(World Bank, 2026)","plainCitation":"(World Bank, 2026)","noteIndex":0},"citationItems":[{"id":46588,"uris":["http://zotero.org/users/6275788/items/JYKA6I98"],"itemData":{"id":46588,"type":"document","title":"World Bank Open Data: GDP (Current US$)","URL":"https://data.worldbank.org","author":[{"literal":"World Bank"}],"issued":{"date-parts":[["2026"]]}}}],"schema":"https://github.com/citation-style-language/schema/raw/master/csl-citation.json"} </w:instrText>
      </w:r>
      <w:r>
        <w:fldChar w:fldCharType="separate"/>
      </w:r>
      <w:r w:rsidRPr="00A9357C">
        <w:rPr>
          <w:rFonts w:ascii="Aptos" w:hAnsi="Aptos"/>
        </w:rPr>
        <w:t>(World Bank, 2026)</w:t>
      </w:r>
      <w:r>
        <w:fldChar w:fldCharType="end"/>
      </w:r>
      <w:r w:rsidRPr="00A9357C">
        <w:t>.</w:t>
      </w:r>
    </w:p>
    <w:p w14:paraId="7D1E3ED0" w14:textId="373579B5" w:rsidR="00A9357C" w:rsidRDefault="00A9357C" w:rsidP="00A9357C">
      <w:pPr>
        <w:pStyle w:val="BodyText"/>
      </w:pPr>
      <w:r w:rsidRPr="00A9357C">
        <w:t>To identify well-studied and neglected host lineages, taxonomic coverage was summarized across plant species, genera, families, and phyla using the resolved GBIF data</w:t>
      </w:r>
      <w:r w:rsidR="00AE6938">
        <w:t xml:space="preserve"> </w:t>
      </w:r>
      <w:r w:rsidR="00AE6938">
        <w:fldChar w:fldCharType="begin"/>
      </w:r>
      <w:r w:rsidR="00AE6938">
        <w:instrText xml:space="preserve"> ADDIN ZOTERO_ITEM CSL_CITATION {"citationID":"DIwruZk2","properties":{"unsorted":false,"formattedCitation":"(GBIF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AE6938">
        <w:fldChar w:fldCharType="separate"/>
      </w:r>
      <w:r w:rsidR="00AE6938" w:rsidRPr="00AE6938">
        <w:rPr>
          <w:rFonts w:ascii="Aptos" w:hAnsi="Aptos"/>
        </w:rPr>
        <w:t>(GBIF Secretariat, 2023)</w:t>
      </w:r>
      <w:r w:rsidR="00AE6938">
        <w:fldChar w:fldCharType="end"/>
      </w:r>
      <w:r w:rsidRPr="00A9357C">
        <w:t xml:space="preserve">. </w:t>
      </w:r>
      <w:commentRangeStart w:id="14"/>
      <w:commentRangeStart w:id="15"/>
      <w:commentRangeStart w:id="16"/>
      <w:r w:rsidR="00CD38DD" w:rsidRPr="00CD38DD">
        <w:t>We also extracted and categorized the primary ecological guilds (e.g., pathogen, mutualist, mycorrhizal</w:t>
      </w:r>
      <w:commentRangeEnd w:id="14"/>
      <w:r w:rsidR="00E02917" w:rsidRPr="00CD38DD">
        <w:rPr>
          <w:rStyle w:val="CommentReference"/>
          <w:sz w:val="24"/>
          <w:szCs w:val="24"/>
        </w:rPr>
        <w:commentReference w:id="14"/>
      </w:r>
      <w:commentRangeEnd w:id="15"/>
      <w:r w:rsidR="00201B4A" w:rsidRPr="00CD38DD">
        <w:rPr>
          <w:rStyle w:val="CommentReference"/>
          <w:sz w:val="24"/>
          <w:szCs w:val="24"/>
        </w:rPr>
        <w:commentReference w:id="15"/>
      </w:r>
      <w:commentRangeEnd w:id="16"/>
      <w:r w:rsidR="00A46C79" w:rsidRPr="00CD38DD">
        <w:rPr>
          <w:rStyle w:val="CommentReference"/>
          <w:sz w:val="24"/>
          <w:szCs w:val="24"/>
        </w:rPr>
        <w:commentReference w:id="16"/>
      </w:r>
      <w:r w:rsidR="00CD38DD" w:rsidRPr="00CD38DD">
        <w:t>) to evaluate the functional focus of the literature</w:t>
      </w:r>
      <w:r w:rsidR="00CD38DD">
        <w:t xml:space="preserve">, in addition to biome information. </w:t>
      </w:r>
      <w:r w:rsidRPr="00A9357C">
        <w:t>Finally, a large language model workflow was deployed to screen the entire corpus for explicit and implicit claims of endophyte ubiquity, allowing us to directly test this assumption against the historical weight of the published record.</w:t>
      </w:r>
    </w:p>
    <w:p w14:paraId="31214E95" w14:textId="2693205D" w:rsidR="00830AE4" w:rsidRDefault="00830AE4" w:rsidP="00A9357C">
      <w:pPr>
        <w:pStyle w:val="BodyText"/>
      </w:pPr>
      <w:commentRangeStart w:id="17"/>
      <w:r w:rsidRPr="00830AE4">
        <w:t>To guide future sampling efforts, we generate</w:t>
      </w:r>
      <w:r>
        <w:t>d</w:t>
      </w:r>
      <w:r w:rsidRPr="00830AE4">
        <w:t xml:space="preserve"> priority lists of understudied regions and host taxa (defined by a threshold </w:t>
      </w:r>
      <w:commentRangeEnd w:id="17"/>
      <w:r w:rsidR="000B35FF" w:rsidRPr="00830AE4">
        <w:rPr>
          <w:rStyle w:val="CommentReference"/>
          <w:sz w:val="24"/>
          <w:szCs w:val="24"/>
        </w:rPr>
        <w:commentReference w:id="17"/>
      </w:r>
      <w:r w:rsidRPr="00830AE4">
        <w:t>of fewer than five publications).</w:t>
      </w:r>
    </w:p>
    <w:p w14:paraId="25561D29" w14:textId="4439EBF7"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2DD0B57E" w:rsidR="001E430A" w:rsidRDefault="0024411D" w:rsidP="0024411D">
      <w:pPr>
        <w:pStyle w:val="BodyText"/>
      </w:pPr>
      <w:r w:rsidRPr="0024411D">
        <w:t>All custom scripts used in this pipeline have been documented and are available to facilitate reproducing these analyses and figures</w:t>
      </w:r>
      <w:bookmarkStart w:id="18" w:name="supplementary-methods"/>
      <w:bookmarkEnd w:id="6"/>
      <w:bookmarkEnd w:id="13"/>
      <w:r w:rsidR="00E870A3">
        <w:t xml:space="preserve"> in</w:t>
      </w:r>
      <w:r w:rsidR="00F6547E">
        <w:t xml:space="preserve"> a Zenodo repository</w:t>
      </w:r>
      <w:r w:rsidR="00E870A3">
        <w:t>:</w:t>
      </w:r>
      <w:r w:rsidR="00F6547E">
        <w:t xml:space="preserve"> link </w:t>
      </w:r>
      <w:commentRangeStart w:id="19"/>
      <w:r w:rsidR="00F6547E">
        <w:t>XXX</w:t>
      </w:r>
      <w:r w:rsidR="00347251">
        <w:t>.</w:t>
      </w:r>
      <w:commentRangeEnd w:id="19"/>
      <w:r w:rsidR="003600DA">
        <w:rPr>
          <w:rStyle w:val="CommentReference"/>
          <w:sz w:val="24"/>
          <w:szCs w:val="24"/>
        </w:rPr>
        <w:commentReference w:id="19"/>
      </w:r>
    </w:p>
    <w:p w14:paraId="78461FD9" w14:textId="5AAA1A24" w:rsidR="005A710C" w:rsidRDefault="001E430A" w:rsidP="0024411D">
      <w:pPr>
        <w:pStyle w:val="BodyText"/>
      </w:pPr>
      <w:r>
        <w:t xml:space="preserve">Further details about the methods are included in the Supplementary </w:t>
      </w:r>
      <w:r w:rsidR="004E4D48">
        <w:t>Information</w:t>
      </w:r>
      <w:r>
        <w:t>.</w:t>
      </w:r>
    </w:p>
    <w:p w14:paraId="25561D3C" w14:textId="77777777" w:rsidR="009F4D6D" w:rsidRDefault="00F10295">
      <w:pPr>
        <w:pStyle w:val="Heading2"/>
      </w:pPr>
      <w:bookmarkStart w:id="20" w:name="results"/>
      <w:bookmarkEnd w:id="4"/>
      <w:bookmarkEnd w:id="18"/>
      <w:r>
        <w:lastRenderedPageBreak/>
        <w:t>Results</w:t>
      </w:r>
    </w:p>
    <w:p w14:paraId="59BFDC99" w14:textId="3D6E505F" w:rsidR="002D5CE3" w:rsidRDefault="002D5CE3" w:rsidP="002D5CE3">
      <w:pPr>
        <w:pStyle w:val="BodyText"/>
      </w:pPr>
      <w:bookmarkStart w:id="21" w:name="Xce4a125c006b46a097d63f171ebf5d62496dca8"/>
      <w:r w:rsidRPr="00F12088">
        <w:t xml:space="preserve">The final analysis </w:t>
      </w:r>
      <w:r>
        <w:t>dataset</w:t>
      </w:r>
      <w:r w:rsidRPr="00F12088">
        <w:t xml:space="preserve"> (n = 18,750) was narrowed from the initial screening set (n = 21,891) by filtering out off-target records, including review papers and studies focused on bacterial endophytes. Within this final dataset, open-access full texts were accessible for 3,068 records (16.4%), while the remaining 15,682 records were evaluated at the abstract level. </w:t>
      </w:r>
      <w:r w:rsidRPr="00B13487">
        <w:t>We u</w:t>
      </w:r>
      <w:r>
        <w:t>sed</w:t>
      </w:r>
      <w:r w:rsidRPr="00B13487">
        <w:t xml:space="preserve"> this combined evidence base to test our remaining predictions, as sensitivity analyses confirmed statistical consistency between abstract-only and full-text subsets (see Supplementary Methods)</w:t>
      </w:r>
      <w:r>
        <w:t>.</w:t>
      </w:r>
    </w:p>
    <w:p w14:paraId="25561D3D" w14:textId="28DDA2EB" w:rsidR="009F4D6D" w:rsidRDefault="00F10295">
      <w:pPr>
        <w:pStyle w:val="Heading3"/>
      </w:pPr>
      <w:r>
        <w:t xml:space="preserve">Prediction </w:t>
      </w:r>
      <w:r w:rsidR="005E4541">
        <w:t>1</w:t>
      </w:r>
      <w:r>
        <w:t>: The Evidence Base for Evaluating Endophyte Ubiquity</w:t>
      </w:r>
    </w:p>
    <w:p w14:paraId="5C486D8B" w14:textId="67F329D2" w:rsidR="00A757BF" w:rsidRDefault="00A62257" w:rsidP="00680DDC">
      <w:pPr>
        <w:pStyle w:val="BodyText"/>
      </w:pPr>
      <w:r w:rsidRPr="00A62257">
        <w:t xml:space="preserve">To evaluate the prevalence of the ubiquity claim, the available texts of the initial screening </w:t>
      </w:r>
      <w:r w:rsidR="008D6BD6">
        <w:t>dataset</w:t>
      </w:r>
      <w:r w:rsidRPr="00A62257">
        <w:t xml:space="preserve"> (n = 21,891) were screened. The large language model</w:t>
      </w:r>
      <w:r w:rsidR="00D65B02">
        <w:t xml:space="preserve"> (LLM)</w:t>
      </w:r>
      <w:r w:rsidRPr="00A62257">
        <w:t xml:space="preserve"> pipeline successfully identified 586 positive ubiquity claims, representing 2.7% of this broader </w:t>
      </w:r>
      <w:r w:rsidR="008D6BD6">
        <w:t>dataset.</w:t>
      </w:r>
      <w:r w:rsidRPr="00A62257">
        <w:t xml:space="preserve"> These results comprised 334 explicit statements and 252 qualified ones. </w:t>
      </w:r>
      <w:r w:rsidR="006D0AFF" w:rsidRPr="006D0AFF">
        <w:t>The natural language processing model proved highly reliable, producing an average internal confidence score of 0.91 (scale 0</w:t>
      </w:r>
      <w:r w:rsidR="00A70A1A">
        <w:t>-</w:t>
      </w:r>
      <w:r w:rsidR="006D0AFF" w:rsidRPr="006D0AFF">
        <w:t xml:space="preserve">1). </w:t>
      </w:r>
      <w:r w:rsidR="005531DC">
        <w:t>N</w:t>
      </w:r>
      <w:r w:rsidR="006D0AFF" w:rsidRPr="006D0AFF">
        <w:t xml:space="preserve">early half (49.1%) of the identified ubiquity claims lacked exact keyword matches (e.g., 'ubiquitous', 'cosmopolitan', 'all plants'). </w:t>
      </w:r>
      <w:r w:rsidR="00680DDC">
        <w:t>A</w:t>
      </w:r>
      <w:r w:rsidRPr="00A62257">
        <w:t xml:space="preserve">n evaluation of the taxonomic scope revealed that 545 of the 586 claims (93.0%) were constructed as </w:t>
      </w:r>
      <w:r w:rsidR="00DE67D0" w:rsidRPr="00DE67D0">
        <w:t>universal generalizations covering all fungal endophytes</w:t>
      </w:r>
      <w:r w:rsidRPr="00A62257">
        <w:t xml:space="preserve">, with fewer than 7% qualifying ubiquity specifically to an isolated fungal clade. </w:t>
      </w:r>
    </w:p>
    <w:p w14:paraId="25561D3F" w14:textId="7A1440E4" w:rsidR="009F4D6D" w:rsidRDefault="00F10295">
      <w:pPr>
        <w:pStyle w:val="Heading3"/>
      </w:pPr>
      <w:bookmarkStart w:id="22" w:name="Xe7644d5979d5790e215c4bebff18d80e7709816"/>
      <w:bookmarkEnd w:id="21"/>
      <w:r>
        <w:t xml:space="preserve">Prediction </w:t>
      </w:r>
      <w:r w:rsidR="005E4541">
        <w:t>2</w:t>
      </w:r>
      <w:r>
        <w:t>: Research Effort is Geographically Clustered</w:t>
      </w:r>
    </w:p>
    <w:p w14:paraId="5ED75CE5" w14:textId="751AF6B9" w:rsidR="00AE2C3E" w:rsidRPr="00A30DBD" w:rsidRDefault="00935522" w:rsidP="00AE2C3E">
      <w:pPr>
        <w:pStyle w:val="FirstParagraph"/>
      </w:pPr>
      <w:r w:rsidRPr="00935522">
        <w:t>Shifting from the textual prevalence of the ubiquity claim to the spatial distribution of the underlying data, we found that</w:t>
      </w:r>
      <w:r>
        <w:t xml:space="preserve"> </w:t>
      </w:r>
      <w:r w:rsidR="00614A40" w:rsidRPr="00614A40">
        <w:t>that fungal endophyte research is strongly concentrated in a small number of countri</w:t>
      </w:r>
      <w:r w:rsidR="00614A40" w:rsidRPr="0091416C">
        <w:t xml:space="preserve">es </w:t>
      </w:r>
      <w:r w:rsidR="0091416C" w:rsidRPr="0091416C">
        <w:t>(</w:t>
      </w:r>
      <w:r w:rsidR="0091416C" w:rsidRPr="0091416C">
        <w:fldChar w:fldCharType="begin"/>
      </w:r>
      <w:r w:rsidR="0091416C" w:rsidRPr="0091416C">
        <w:instrText xml:space="preserve"> REF _Ref231472351 \h  \* MERGEFORMAT </w:instrText>
      </w:r>
      <w:r w:rsidR="0091416C" w:rsidRPr="0091416C">
        <w:fldChar w:fldCharType="separate"/>
      </w:r>
      <w:r w:rsidR="00830AE4" w:rsidRPr="00830AE4">
        <w:t xml:space="preserve">Figure </w:t>
      </w:r>
      <w:r w:rsidR="00830AE4" w:rsidRPr="00830AE4">
        <w:rPr>
          <w:noProof/>
        </w:rPr>
        <w:t>2</w:t>
      </w:r>
      <w:r w:rsidR="0091416C" w:rsidRPr="0091416C">
        <w:fldChar w:fldCharType="end"/>
      </w:r>
      <w:r w:rsidR="0091416C" w:rsidRPr="0091416C">
        <w:t>)</w:t>
      </w:r>
      <w:r w:rsidR="00614A40" w:rsidRPr="00614A40">
        <w:t xml:space="preserve">. Of the 234 countries and territories analyzed, </w:t>
      </w:r>
      <w:r w:rsidR="00BC7A69">
        <w:t>1</w:t>
      </w:r>
      <w:r w:rsidR="00CF47C8">
        <w:t>3</w:t>
      </w:r>
      <w:r w:rsidR="00BC7A69">
        <w:t>3</w:t>
      </w:r>
      <w:r w:rsidR="00614A40" w:rsidRPr="00614A40">
        <w:t xml:space="preserve"> yielded fewer than five studies, classifying</w:t>
      </w:r>
      <w:r w:rsidR="00937708">
        <w:t xml:space="preserve"> </w:t>
      </w:r>
      <w:r w:rsidR="00C87B3D">
        <w:t>the majority of countries</w:t>
      </w:r>
      <w:r w:rsidR="00614A40" w:rsidRPr="00614A40">
        <w:t xml:space="preserve"> as under-studied. The</w:t>
      </w:r>
      <w:r w:rsidR="006A1F53">
        <w:t xml:space="preserve"> </w:t>
      </w:r>
      <w:r w:rsidR="00614A40" w:rsidRPr="00614A40">
        <w:t xml:space="preserve">research was concentrated in North America, Europe, and East Asia, leaving </w:t>
      </w:r>
      <w:r w:rsidR="00B412B3">
        <w:t>large</w:t>
      </w:r>
      <w:r w:rsidR="00614A40" w:rsidRPr="00614A40">
        <w:t xml:space="preserve"> regions of Africa, Central Asia, and South America with highly fragmented evidence of sampling.</w:t>
      </w:r>
      <w:bookmarkStart w:id="23" w:name="X363a090ab845c1cd9af1469b32eaca1a3883740"/>
      <w:bookmarkEnd w:id="22"/>
    </w:p>
    <w:p w14:paraId="473C06FF" w14:textId="77777777" w:rsidR="001D4DFD" w:rsidRDefault="00A30DBD" w:rsidP="001D4DFD">
      <w:pPr>
        <w:pStyle w:val="BodyText"/>
        <w:keepNext/>
      </w:pPr>
      <w:r>
        <w:rPr>
          <w:noProof/>
        </w:rPr>
        <w:lastRenderedPageBreak/>
        <w:drawing>
          <wp:inline distT="0" distB="0" distL="0" distR="0" wp14:anchorId="72FE8B46" wp14:editId="71FD0C32">
            <wp:extent cx="5943600" cy="4572000"/>
            <wp:effectExtent l="0" t="0" r="0" b="0"/>
            <wp:docPr id="1618141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497F52A9" w14:textId="036DBDC3" w:rsidR="00A30DBD" w:rsidRPr="00A30DBD" w:rsidRDefault="001D4DFD" w:rsidP="00B965FF">
      <w:pPr>
        <w:pStyle w:val="BodyText"/>
      </w:pPr>
      <w:bookmarkStart w:id="24" w:name="_Ref231472351"/>
      <w:r w:rsidRPr="0044195F">
        <w:rPr>
          <w:b/>
          <w:bCs/>
        </w:rPr>
        <w:t xml:space="preserve">Figure </w:t>
      </w:r>
      <w:r w:rsidRPr="0044195F">
        <w:rPr>
          <w:b/>
          <w:bCs/>
        </w:rPr>
        <w:fldChar w:fldCharType="begin"/>
      </w:r>
      <w:r w:rsidRPr="0044195F">
        <w:rPr>
          <w:b/>
          <w:bCs/>
        </w:rPr>
        <w:instrText xml:space="preserve"> SEQ Figure \* ARABIC </w:instrText>
      </w:r>
      <w:r w:rsidRPr="0044195F">
        <w:rPr>
          <w:b/>
          <w:bCs/>
        </w:rPr>
        <w:fldChar w:fldCharType="separate"/>
      </w:r>
      <w:r w:rsidR="00830AE4">
        <w:rPr>
          <w:b/>
          <w:bCs/>
          <w:noProof/>
        </w:rPr>
        <w:t>2</w:t>
      </w:r>
      <w:r w:rsidRPr="0044195F">
        <w:rPr>
          <w:b/>
          <w:bCs/>
        </w:rPr>
        <w:fldChar w:fldCharType="end"/>
      </w:r>
      <w:bookmarkEnd w:id="24"/>
      <w:r w:rsidRPr="0044195F">
        <w:rPr>
          <w:b/>
          <w:bCs/>
        </w:rPr>
        <w:t>: Global distribution of fungal endophyte research effort, Robinson projection</w:t>
      </w:r>
      <w:r w:rsidRPr="0044195F">
        <w:t>. The map displays the number of studies per country based on a dataset of 18,750 publications. Of the 234 countries and territories analyzed, 133 have fewer than five recorded endophyte studies in our dataset. Research is heavily concentrated in North America, Europe, and East Asia, with large regions of Africa, Central Asia, and South America showing little to no research activity.</w:t>
      </w:r>
    </w:p>
    <w:p w14:paraId="25561D41" w14:textId="7CCBCA12" w:rsidR="009F4D6D" w:rsidRDefault="00F10295">
      <w:pPr>
        <w:pStyle w:val="Heading3"/>
      </w:pPr>
      <w:r>
        <w:t xml:space="preserve">Prediction </w:t>
      </w:r>
      <w:r w:rsidR="005E4541">
        <w:t>3</w:t>
      </w:r>
      <w:r>
        <w:t>: Biome and Host Representation are Non-Random</w:t>
      </w:r>
    </w:p>
    <w:p w14:paraId="25561D42" w14:textId="36B37DA0" w:rsidR="009F4D6D" w:rsidRDefault="00F10295">
      <w:pPr>
        <w:pStyle w:val="FirstParagraph"/>
      </w:pPr>
      <w:r>
        <w:t xml:space="preserve">Consistent with Prediction </w:t>
      </w:r>
      <w:r w:rsidR="005E4541">
        <w:t>3</w:t>
      </w:r>
      <w:r>
        <w:t>,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w:t>
      </w:r>
      <w:r w:rsidRPr="003B1BDC">
        <w:t>d (</w:t>
      </w:r>
      <w:r w:rsidR="003B1BDC" w:rsidRPr="003B1BDC">
        <w:fldChar w:fldCharType="begin"/>
      </w:r>
      <w:r w:rsidR="003B1BDC" w:rsidRPr="003B1BDC">
        <w:instrText xml:space="preserve"> REF _Ref231472380 \h  \* MERGEFORMAT </w:instrText>
      </w:r>
      <w:r w:rsidR="003B1BDC" w:rsidRPr="003B1BDC">
        <w:fldChar w:fldCharType="separate"/>
      </w:r>
      <w:r w:rsidR="00830AE4" w:rsidRPr="00830AE4">
        <w:t xml:space="preserve">Figure </w:t>
      </w:r>
      <w:r w:rsidR="00830AE4" w:rsidRPr="00830AE4">
        <w:rPr>
          <w:noProof/>
        </w:rPr>
        <w:t>3</w:t>
      </w:r>
      <w:r w:rsidR="003B1BDC" w:rsidRPr="003B1BDC">
        <w:fldChar w:fldCharType="end"/>
      </w:r>
      <w:r w:rsidRPr="003B1BDC">
        <w:t xml:space="preserve">). </w:t>
      </w:r>
    </w:p>
    <w:p w14:paraId="73CE61EB" w14:textId="77777777" w:rsidR="001D4DFD" w:rsidRDefault="00E9594D" w:rsidP="001D4DFD">
      <w:pPr>
        <w:pStyle w:val="BodyText"/>
        <w:keepNext/>
      </w:pPr>
      <w:r>
        <w:rPr>
          <w:noProof/>
        </w:rPr>
        <w:lastRenderedPageBreak/>
        <w:drawing>
          <wp:inline distT="0" distB="0" distL="0" distR="0" wp14:anchorId="05C0C84E" wp14:editId="36B45C13">
            <wp:extent cx="5943600" cy="4572000"/>
            <wp:effectExtent l="0" t="0" r="0" b="0"/>
            <wp:docPr id="1634830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572000"/>
                    </a:xfrm>
                    <a:prstGeom prst="rect">
                      <a:avLst/>
                    </a:prstGeom>
                    <a:noFill/>
                    <a:ln>
                      <a:noFill/>
                    </a:ln>
                  </pic:spPr>
                </pic:pic>
              </a:graphicData>
            </a:graphic>
          </wp:inline>
        </w:drawing>
      </w:r>
    </w:p>
    <w:p w14:paraId="0D4B9990" w14:textId="0B2B6BDF" w:rsidR="00760974" w:rsidRPr="00B965FF" w:rsidRDefault="001D4DFD" w:rsidP="001D4DFD">
      <w:pPr>
        <w:pStyle w:val="Caption"/>
        <w:rPr>
          <w:i w:val="0"/>
          <w:iCs/>
        </w:rPr>
      </w:pPr>
      <w:bookmarkStart w:id="25" w:name="_Ref231472380"/>
      <w:r w:rsidRPr="00B965FF">
        <w:rPr>
          <w:b/>
          <w:bCs/>
          <w:i w:val="0"/>
          <w:iCs/>
        </w:rPr>
        <w:t xml:space="preserve">Figure </w:t>
      </w:r>
      <w:r w:rsidRPr="00B965FF">
        <w:rPr>
          <w:b/>
          <w:bCs/>
          <w:i w:val="0"/>
          <w:iCs/>
        </w:rPr>
        <w:fldChar w:fldCharType="begin"/>
      </w:r>
      <w:r w:rsidRPr="00B965FF">
        <w:rPr>
          <w:b/>
          <w:bCs/>
          <w:i w:val="0"/>
          <w:iCs/>
        </w:rPr>
        <w:instrText xml:space="preserve"> SEQ Figure \* ARABIC </w:instrText>
      </w:r>
      <w:r w:rsidRPr="00B965FF">
        <w:rPr>
          <w:b/>
          <w:bCs/>
          <w:i w:val="0"/>
          <w:iCs/>
        </w:rPr>
        <w:fldChar w:fldCharType="separate"/>
      </w:r>
      <w:r w:rsidR="00830AE4">
        <w:rPr>
          <w:b/>
          <w:bCs/>
          <w:i w:val="0"/>
          <w:iCs/>
          <w:noProof/>
        </w:rPr>
        <w:t>3</w:t>
      </w:r>
      <w:r w:rsidRPr="00B965FF">
        <w:rPr>
          <w:b/>
          <w:bCs/>
          <w:i w:val="0"/>
          <w:iCs/>
        </w:rPr>
        <w:fldChar w:fldCharType="end"/>
      </w:r>
      <w:bookmarkEnd w:id="25"/>
      <w:r w:rsidRPr="00B965FF">
        <w:rPr>
          <w:b/>
          <w:bCs/>
          <w:i w:val="0"/>
          <w:iCs/>
        </w:rPr>
        <w:t xml:space="preserve">: Heatmap of study counts by biome and country, displaying the top 10 categories of </w:t>
      </w:r>
      <w:commentRangeStart w:id="26"/>
      <w:commentRangeStart w:id="27"/>
      <w:commentRangeStart w:id="28"/>
      <w:r w:rsidRPr="00B965FF">
        <w:rPr>
          <w:b/>
          <w:bCs/>
          <w:i w:val="0"/>
          <w:iCs/>
        </w:rPr>
        <w:t>each</w:t>
      </w:r>
      <w:commentRangeEnd w:id="26"/>
      <w:r w:rsidR="00E02917" w:rsidRPr="00B965FF">
        <w:rPr>
          <w:rStyle w:val="CommentReference"/>
          <w:b/>
          <w:bCs/>
          <w:i w:val="0"/>
          <w:iCs/>
          <w:sz w:val="24"/>
          <w:szCs w:val="24"/>
        </w:rPr>
        <w:commentReference w:id="26"/>
      </w:r>
      <w:commentRangeEnd w:id="27"/>
      <w:r w:rsidR="00201B4A" w:rsidRPr="00B965FF">
        <w:rPr>
          <w:rStyle w:val="CommentReference"/>
          <w:b/>
          <w:bCs/>
          <w:i w:val="0"/>
          <w:iCs/>
          <w:sz w:val="24"/>
          <w:szCs w:val="24"/>
        </w:rPr>
        <w:commentReference w:id="27"/>
      </w:r>
      <w:commentRangeEnd w:id="28"/>
      <w:r w:rsidR="006A0D11" w:rsidRPr="00B965FF">
        <w:rPr>
          <w:rStyle w:val="CommentReference"/>
          <w:b/>
          <w:bCs/>
          <w:i w:val="0"/>
          <w:iCs/>
          <w:sz w:val="24"/>
          <w:szCs w:val="24"/>
        </w:rPr>
        <w:commentReference w:id="28"/>
      </w:r>
      <w:r w:rsidRPr="00B965FF">
        <w:rPr>
          <w:b/>
          <w:bCs/>
          <w:i w:val="0"/>
          <w:iCs/>
        </w:rPr>
        <w:t>.</w:t>
      </w:r>
      <w:r w:rsidRPr="00B965FF">
        <w:rPr>
          <w:i w:val="0"/>
          <w:iCs/>
        </w:rPr>
        <w:t xml:space="preserve"> </w:t>
      </w:r>
    </w:p>
    <w:p w14:paraId="0F139E08" w14:textId="6EF0097E" w:rsidR="00C5156E" w:rsidRDefault="00F10295">
      <w:pPr>
        <w:pStyle w:val="BodyText"/>
      </w:pPr>
      <w:r>
        <w:t>Host taxonomic representation</w:t>
      </w:r>
      <w:r w:rsidR="00996147">
        <w:t xml:space="preserve"> is heavily</w:t>
      </w:r>
      <w:r>
        <w:t xml:space="preserve"> imbalance</w:t>
      </w:r>
      <w:r w:rsidRPr="003B1BDC">
        <w:t>d</w:t>
      </w:r>
      <w:r w:rsidR="003D34CD" w:rsidRPr="003D34CD">
        <w:t xml:space="preserve"> dominated by economically important agricultural grasses. The family Poaceae accounts for 24.4% of all host records, including the four most-studied species overall: </w:t>
      </w:r>
      <w:r w:rsidR="003D34CD" w:rsidRPr="003D34CD">
        <w:rPr>
          <w:i/>
          <w:iCs/>
        </w:rPr>
        <w:t>Lolium arundinaceum</w:t>
      </w:r>
      <w:r w:rsidR="003D34CD" w:rsidRPr="003D34CD">
        <w:t xml:space="preserve"> (tall fescue), </w:t>
      </w:r>
      <w:r w:rsidR="003D34CD" w:rsidRPr="003D34CD">
        <w:rPr>
          <w:i/>
          <w:iCs/>
        </w:rPr>
        <w:t>Oryza sativa</w:t>
      </w:r>
      <w:r w:rsidR="003D34CD" w:rsidRPr="003D34CD">
        <w:t xml:space="preserve"> (rice), </w:t>
      </w:r>
      <w:r w:rsidR="003D34CD" w:rsidRPr="003D34CD">
        <w:rPr>
          <w:i/>
          <w:iCs/>
        </w:rPr>
        <w:t>Zea mays</w:t>
      </w:r>
      <w:r w:rsidR="003D34CD" w:rsidRPr="003D34CD">
        <w:t xml:space="preserve"> (corn), and </w:t>
      </w:r>
      <w:r w:rsidR="003D34CD" w:rsidRPr="003D34CD">
        <w:rPr>
          <w:i/>
          <w:iCs/>
        </w:rPr>
        <w:t>Lolium perenne</w:t>
      </w:r>
      <w:r w:rsidR="003D34CD" w:rsidRPr="003D34CD">
        <w:t xml:space="preserve"> (perennial ryegrass) </w:t>
      </w:r>
      <w:r w:rsidR="003D34CD" w:rsidRPr="003B1BDC">
        <w:t>(</w:t>
      </w:r>
      <w:r w:rsidR="003D34CD" w:rsidRPr="003B1BDC">
        <w:fldChar w:fldCharType="begin"/>
      </w:r>
      <w:r w:rsidR="003D34CD" w:rsidRPr="003B1BDC">
        <w:instrText xml:space="preserve"> REF _Ref231472399 \h  \* MERGEFORMAT </w:instrText>
      </w:r>
      <w:r w:rsidR="003D34CD" w:rsidRPr="003B1BDC">
        <w:fldChar w:fldCharType="separate"/>
      </w:r>
      <w:r w:rsidR="00830AE4" w:rsidRPr="00830AE4">
        <w:t xml:space="preserve">Figure </w:t>
      </w:r>
      <w:r w:rsidR="00830AE4" w:rsidRPr="00830AE4">
        <w:rPr>
          <w:noProof/>
        </w:rPr>
        <w:t>4</w:t>
      </w:r>
      <w:r w:rsidR="003D34CD" w:rsidRPr="003B1BDC">
        <w:fldChar w:fldCharType="end"/>
      </w:r>
      <w:r w:rsidR="003D34CD" w:rsidRPr="003B1BDC">
        <w:t>)</w:t>
      </w:r>
      <w:r w:rsidR="003D34CD">
        <w:t xml:space="preserve"> (Supplementary Figure 1)</w:t>
      </w:r>
      <w:r w:rsidR="003D34CD" w:rsidRPr="003D34CD">
        <w:t>. Furthermore, major agricultural genera collectively constitute 38.8% of studied host plants.</w:t>
      </w:r>
      <w:r w:rsidR="00F544F9">
        <w:t>)</w:t>
      </w:r>
      <w:r>
        <w:t xml:space="preserve">. </w:t>
      </w:r>
      <w:r w:rsidR="003D34CD">
        <w:t xml:space="preserve">Conversely, </w:t>
      </w:r>
      <w:r w:rsidR="00E14984">
        <w:t>our analysis</w:t>
      </w:r>
      <w:r>
        <w:t xml:space="preserve"> revealed that numerous plant </w:t>
      </w:r>
      <w:r w:rsidR="005774DE">
        <w:t>phyla</w:t>
      </w:r>
      <w:r>
        <w:t xml:space="preserve"> and families have no recorded endophyte studies.</w:t>
      </w:r>
      <w:r w:rsidR="00CA1FCE">
        <w:t xml:space="preserve"> </w:t>
      </w:r>
    </w:p>
    <w:p w14:paraId="25561D43" w14:textId="46A9CA74" w:rsidR="009F4D6D" w:rsidRDefault="00C5156E">
      <w:pPr>
        <w:pStyle w:val="BodyText"/>
      </w:pPr>
      <w:r w:rsidRPr="00C5156E">
        <w:t xml:space="preserve">This pattern of narrow focus extends to the </w:t>
      </w:r>
      <w:r w:rsidR="001902BF">
        <w:t xml:space="preserve">plants’ </w:t>
      </w:r>
      <w:r w:rsidRPr="00C5156E">
        <w:t>fungal partners. The most frequently studied fungal genera are those with well-known roles as agricultural pathogens, plant mutualists, or human health concerns. Genera such as </w:t>
      </w:r>
      <w:r w:rsidRPr="00C5156E">
        <w:rPr>
          <w:i/>
          <w:iCs/>
        </w:rPr>
        <w:t>Fusarium</w:t>
      </w:r>
      <w:r w:rsidR="00183E00">
        <w:rPr>
          <w:i/>
          <w:iCs/>
        </w:rPr>
        <w:t xml:space="preserve"> </w:t>
      </w:r>
      <w:r w:rsidR="00183E00" w:rsidRPr="00183E00">
        <w:t>(11</w:t>
      </w:r>
      <w:r w:rsidR="00CF4538">
        <w:t>.1</w:t>
      </w:r>
      <w:r w:rsidR="00183E00" w:rsidRPr="00183E00">
        <w:t>% of the dataset)</w:t>
      </w:r>
      <w:r w:rsidRPr="00C5156E">
        <w:t>, </w:t>
      </w:r>
      <w:r w:rsidRPr="00C5156E">
        <w:rPr>
          <w:i/>
          <w:iCs/>
        </w:rPr>
        <w:t>Aspergillus</w:t>
      </w:r>
      <w:r w:rsidR="00183E00">
        <w:rPr>
          <w:i/>
          <w:iCs/>
        </w:rPr>
        <w:t xml:space="preserve"> </w:t>
      </w:r>
      <w:r w:rsidR="00183E00">
        <w:t>(8</w:t>
      </w:r>
      <w:r w:rsidR="00CF4538">
        <w:t>.1</w:t>
      </w:r>
      <w:r w:rsidR="00183E00">
        <w:t>% of the dataset)</w:t>
      </w:r>
      <w:r w:rsidRPr="00C5156E">
        <w:t>, and the grass symbiont </w:t>
      </w:r>
      <w:r w:rsidRPr="00552E2D">
        <w:rPr>
          <w:i/>
          <w:iCs/>
        </w:rPr>
        <w:t>Epichlo</w:t>
      </w:r>
      <w:r w:rsidR="00552E2D" w:rsidRPr="00552E2D">
        <w:rPr>
          <w:i/>
          <w:iCs/>
        </w:rPr>
        <w:t>ë</w:t>
      </w:r>
      <w:r w:rsidRPr="00C5156E">
        <w:t> </w:t>
      </w:r>
      <w:r w:rsidR="00183E00">
        <w:t>(</w:t>
      </w:r>
      <w:r w:rsidR="00CF4538">
        <w:t>7.8</w:t>
      </w:r>
      <w:r w:rsidR="00183E00">
        <w:t xml:space="preserve">% of the dataset) </w:t>
      </w:r>
      <w:r w:rsidRPr="00C5156E">
        <w:t>dominate the literature, while the broader diversity of fungal life remains largely unexplored in the context of endophytism.</w:t>
      </w:r>
      <w:r w:rsidR="00183E00">
        <w:t xml:space="preserve"> </w:t>
      </w:r>
    </w:p>
    <w:p w14:paraId="09A7C5FD" w14:textId="77777777" w:rsidR="001D4DFD" w:rsidRDefault="00D54BDF" w:rsidP="001D4DFD">
      <w:pPr>
        <w:pStyle w:val="BodyText"/>
        <w:keepNext/>
      </w:pPr>
      <w:r>
        <w:rPr>
          <w:noProof/>
        </w:rPr>
        <w:lastRenderedPageBreak/>
        <w:drawing>
          <wp:inline distT="0" distB="0" distL="0" distR="0" wp14:anchorId="4BFBC84A" wp14:editId="150DD7F6">
            <wp:extent cx="5943600" cy="6858000"/>
            <wp:effectExtent l="0" t="0" r="0" b="0"/>
            <wp:docPr id="53966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858000"/>
                    </a:xfrm>
                    <a:prstGeom prst="rect">
                      <a:avLst/>
                    </a:prstGeom>
                    <a:noFill/>
                    <a:ln>
                      <a:noFill/>
                    </a:ln>
                  </pic:spPr>
                </pic:pic>
              </a:graphicData>
            </a:graphic>
          </wp:inline>
        </w:drawing>
      </w:r>
    </w:p>
    <w:p w14:paraId="5EB572C9" w14:textId="1CFC428B" w:rsidR="001D4DFD" w:rsidRDefault="001D4DFD" w:rsidP="001D4DFD">
      <w:pPr>
        <w:pStyle w:val="BodyText"/>
      </w:pPr>
      <w:bookmarkStart w:id="29" w:name="_Ref231472399"/>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830AE4">
        <w:rPr>
          <w:b/>
          <w:bCs/>
          <w:noProof/>
        </w:rPr>
        <w:t>4</w:t>
      </w:r>
      <w:r w:rsidRPr="001D4DFD">
        <w:rPr>
          <w:b/>
          <w:bCs/>
        </w:rPr>
        <w:fldChar w:fldCharType="end"/>
      </w:r>
      <w:bookmarkEnd w:id="29"/>
      <w:r w:rsidRPr="001D4DFD">
        <w:rPr>
          <w:b/>
          <w:bCs/>
        </w:rPr>
        <w:t>: Host taxonomic representation in the endophyte literature.</w:t>
      </w:r>
      <w:r>
        <w:t xml:space="preserve"> </w:t>
      </w:r>
      <w:r w:rsidR="004B51E7" w:rsidRPr="004B51E7">
        <w:t>This heatmap shows the concentration of studies across plant species, genera, and families</w:t>
      </w:r>
      <w:r>
        <w:t>.</w:t>
      </w:r>
    </w:p>
    <w:p w14:paraId="25561D44" w14:textId="1E2B2FA5" w:rsidR="009F4D6D" w:rsidRDefault="00F10295">
      <w:pPr>
        <w:pStyle w:val="Heading3"/>
      </w:pPr>
      <w:bookmarkStart w:id="30" w:name="X23ff396f6319c66185a3b610d3dc317dab3bf41"/>
      <w:bookmarkEnd w:id="23"/>
      <w:r>
        <w:t xml:space="preserve">Prediction </w:t>
      </w:r>
      <w:r w:rsidR="005E4541">
        <w:t>4</w:t>
      </w:r>
      <w:r>
        <w:t>: Study Intensity Increases with GDP</w:t>
      </w:r>
    </w:p>
    <w:p w14:paraId="714B636F" w14:textId="1A90DF83" w:rsidR="00F46073" w:rsidRDefault="00383F95" w:rsidP="009F15C5">
      <w:pPr>
        <w:pStyle w:val="BodyText"/>
      </w:pPr>
      <w:r>
        <w:t>Consistent</w:t>
      </w:r>
      <w:r w:rsidR="0024060E" w:rsidRPr="0024060E">
        <w:t xml:space="preserve"> with Prediction </w:t>
      </w:r>
      <w:r w:rsidR="005E4541">
        <w:t>4</w:t>
      </w:r>
      <w:r w:rsidR="0024060E" w:rsidRPr="0024060E">
        <w:t>, we found a strong, positive</w:t>
      </w:r>
      <w:r>
        <w:t>, and significant</w:t>
      </w:r>
      <w:r w:rsidR="0024060E" w:rsidRPr="0024060E">
        <w:t xml:space="preserve"> correlation between a country's economic output and its endophyte research intensity. A country's </w:t>
      </w:r>
      <w:r w:rsidR="0024060E" w:rsidRPr="0024060E">
        <w:lastRenderedPageBreak/>
        <w:t>log-transformed Gross Domestic Product (GDP) was a significant predictor of its log-transformed study count (Spearman's ρ = 0.8</w:t>
      </w:r>
      <w:r w:rsidR="00F66BE1">
        <w:t>4</w:t>
      </w:r>
      <w:r w:rsidR="0024060E" w:rsidRPr="0024060E">
        <w:t xml:space="preserve">, </w:t>
      </w:r>
      <w:r w:rsidR="005E5130">
        <w:rPr>
          <w:i/>
          <w:iCs/>
        </w:rPr>
        <w:t>P</w:t>
      </w:r>
      <w:r w:rsidR="0024060E" w:rsidRPr="0024060E">
        <w:t xml:space="preserve"> &lt; 0.001), indicating that wealthier nations are studied more frequent</w:t>
      </w:r>
      <w:r w:rsidR="0024060E" w:rsidRPr="000E0C82">
        <w:t>ly (</w:t>
      </w:r>
      <w:r w:rsidR="000E0C82" w:rsidRPr="000E0C82">
        <w:fldChar w:fldCharType="begin"/>
      </w:r>
      <w:r w:rsidR="000E0C82" w:rsidRPr="000E0C82">
        <w:instrText xml:space="preserve"> REF _Ref231472425 \h  \* MERGEFORMAT </w:instrText>
      </w:r>
      <w:r w:rsidR="000E0C82" w:rsidRPr="000E0C82">
        <w:fldChar w:fldCharType="separate"/>
      </w:r>
      <w:r w:rsidR="00830AE4" w:rsidRPr="00830AE4">
        <w:t xml:space="preserve">Figure </w:t>
      </w:r>
      <w:r w:rsidR="00830AE4" w:rsidRPr="00830AE4">
        <w:rPr>
          <w:noProof/>
        </w:rPr>
        <w:t>5</w:t>
      </w:r>
      <w:r w:rsidR="000E0C82" w:rsidRPr="000E0C82">
        <w:fldChar w:fldCharType="end"/>
      </w:r>
      <w:r w:rsidR="0024060E" w:rsidRPr="000E0C82">
        <w:t>). Furth</w:t>
      </w:r>
      <w:r w:rsidR="0024060E" w:rsidRPr="0024060E">
        <w:t xml:space="preserve">er multiple regression modeling revealed that GDP was a </w:t>
      </w:r>
      <w:r w:rsidR="00937708">
        <w:t>much</w:t>
      </w:r>
      <w:r w:rsidR="0024060E" w:rsidRPr="0024060E">
        <w:t xml:space="preserve"> superior predictor of study count compared to ecological metrics. When modeled</w:t>
      </w:r>
      <w:r w:rsidR="0024060E">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 Likewise, independent non-parametric assessments confirmed that economic output (Spearman's ρ = 0.8</w:t>
      </w:r>
      <w:r w:rsidR="00C40652">
        <w:t>4</w:t>
      </w:r>
      <w:r w:rsidR="00F46073" w:rsidRPr="00F46073">
        <w:t xml:space="preserve">) correlates much more robustly with sampling intensity than does absolute species richness (Spearman's ρ = 0.58). </w:t>
      </w:r>
    </w:p>
    <w:p w14:paraId="7F135D01" w14:textId="77777777" w:rsidR="001D4DFD" w:rsidRDefault="0029529C" w:rsidP="001D4DFD">
      <w:pPr>
        <w:pStyle w:val="BodyText"/>
        <w:keepNext/>
      </w:pPr>
      <w:r>
        <w:rPr>
          <w:noProof/>
        </w:rPr>
        <w:drawing>
          <wp:inline distT="0" distB="0" distL="0" distR="0" wp14:anchorId="1B5DC2CF" wp14:editId="7F4E6F4C">
            <wp:extent cx="4114800" cy="4114800"/>
            <wp:effectExtent l="0" t="0" r="0" b="0"/>
            <wp:docPr id="2855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114800"/>
                    </a:xfrm>
                    <a:prstGeom prst="rect">
                      <a:avLst/>
                    </a:prstGeom>
                    <a:noFill/>
                    <a:ln>
                      <a:noFill/>
                    </a:ln>
                  </pic:spPr>
                </pic:pic>
              </a:graphicData>
            </a:graphic>
          </wp:inline>
        </w:drawing>
      </w:r>
    </w:p>
    <w:p w14:paraId="49B1B290" w14:textId="2D63C331" w:rsidR="001D4DFD" w:rsidRPr="009F15C5" w:rsidRDefault="001D4DFD" w:rsidP="001D4DFD">
      <w:pPr>
        <w:pStyle w:val="BodyText"/>
      </w:pPr>
      <w:bookmarkStart w:id="31" w:name="_Ref231472425"/>
      <w:r w:rsidRPr="001D4DFD">
        <w:rPr>
          <w:b/>
          <w:bCs/>
        </w:rPr>
        <w:t xml:space="preserve">Figure </w:t>
      </w:r>
      <w:r w:rsidRPr="001D4DFD">
        <w:rPr>
          <w:b/>
          <w:bCs/>
        </w:rPr>
        <w:fldChar w:fldCharType="begin"/>
      </w:r>
      <w:r w:rsidRPr="001D4DFD">
        <w:rPr>
          <w:b/>
          <w:bCs/>
        </w:rPr>
        <w:instrText xml:space="preserve"> SEQ Figure \* ARABIC </w:instrText>
      </w:r>
      <w:r w:rsidRPr="001D4DFD">
        <w:rPr>
          <w:b/>
          <w:bCs/>
        </w:rPr>
        <w:fldChar w:fldCharType="separate"/>
      </w:r>
      <w:r w:rsidR="00830AE4">
        <w:rPr>
          <w:b/>
          <w:bCs/>
          <w:noProof/>
        </w:rPr>
        <w:t>5</w:t>
      </w:r>
      <w:r w:rsidRPr="001D4DFD">
        <w:rPr>
          <w:b/>
          <w:bCs/>
        </w:rPr>
        <w:fldChar w:fldCharType="end"/>
      </w:r>
      <w:bookmarkEnd w:id="31"/>
      <w:r w:rsidRPr="001D4DFD">
        <w:rPr>
          <w:b/>
          <w:bCs/>
        </w:rPr>
        <w:t>: Relationship between a country's economic status and its endophyte research effort.</w:t>
      </w:r>
      <w:r w:rsidRPr="0020061A">
        <w:t xml:space="preserve"> </w:t>
      </w:r>
      <w:r w:rsidR="00601DBE" w:rsidRPr="00601DBE">
        <w:t>The plot displays a country's log-transformed Gross Domestic Product (GDP) against its log-transformed study count. The line represents a linear regression fit, with the shaded area showing the 95% confidence interval</w:t>
      </w:r>
      <w:r w:rsidR="00601DBE">
        <w:t>.</w:t>
      </w:r>
    </w:p>
    <w:p w14:paraId="25561D46" w14:textId="77777777" w:rsidR="009F4D6D" w:rsidRDefault="00F10295" w:rsidP="00FB7CEC">
      <w:pPr>
        <w:pStyle w:val="Style1"/>
      </w:pPr>
      <w:bookmarkStart w:id="32" w:name="priority-outputs-for-future-sampling"/>
      <w:bookmarkEnd w:id="30"/>
      <w:r>
        <w:lastRenderedPageBreak/>
        <w:t>Priority Outputs for Future Sampling</w:t>
      </w:r>
    </w:p>
    <w:p w14:paraId="39277789" w14:textId="06B2BF80" w:rsidR="00085BBB" w:rsidRPr="000E0C82" w:rsidRDefault="00085BBB">
      <w:pPr>
        <w:pStyle w:val="Heading2"/>
        <w:rPr>
          <w:rFonts w:asciiTheme="minorHAnsi" w:eastAsiaTheme="minorHAnsi" w:hAnsiTheme="minorHAnsi" w:cstheme="minorBidi"/>
          <w:color w:val="auto"/>
          <w:sz w:val="24"/>
          <w:szCs w:val="24"/>
        </w:rPr>
      </w:pPr>
      <w:bookmarkStart w:id="33" w:name="discussion"/>
      <w:bookmarkEnd w:id="20"/>
      <w:bookmarkEnd w:id="32"/>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countries and host taxa</w:t>
      </w:r>
      <w:r w:rsidR="003E5631">
        <w:rPr>
          <w:rFonts w:asciiTheme="minorHAnsi" w:eastAsiaTheme="minorHAnsi" w:hAnsiTheme="minorHAnsi" w:cstheme="minorBidi"/>
          <w:color w:val="auto"/>
          <w:sz w:val="24"/>
          <w:szCs w:val="24"/>
        </w:rPr>
        <w:t>, lists of which are included in the Supplementary Files</w:t>
      </w:r>
      <w:r w:rsidRPr="00085BBB">
        <w:rPr>
          <w:rFonts w:asciiTheme="minorHAnsi" w:eastAsiaTheme="minorHAnsi" w:hAnsiTheme="minorHAnsi" w:cstheme="minorBidi"/>
          <w:color w:val="auto"/>
          <w:sz w:val="24"/>
          <w:szCs w:val="24"/>
        </w:rPr>
        <w:t>. The result</w:t>
      </w:r>
      <w:r w:rsidRPr="000E0C82">
        <w:rPr>
          <w:rFonts w:asciiTheme="minorHAnsi" w:eastAsiaTheme="minorHAnsi" w:hAnsiTheme="minorHAnsi" w:cstheme="minorBidi"/>
          <w:color w:val="auto"/>
          <w:sz w:val="24"/>
          <w:szCs w:val="24"/>
        </w:rPr>
        <w:t xml:space="preserve">s highlight numerous plant genera and families with </w:t>
      </w:r>
      <w:r w:rsidR="00431824" w:rsidRPr="000E0C82">
        <w:rPr>
          <w:rFonts w:asciiTheme="minorHAnsi" w:eastAsiaTheme="minorHAnsi" w:hAnsiTheme="minorHAnsi" w:cstheme="minorBidi"/>
          <w:color w:val="auto"/>
          <w:sz w:val="24"/>
          <w:szCs w:val="24"/>
        </w:rPr>
        <w:t>minimal</w:t>
      </w:r>
      <w:r w:rsidRPr="000E0C82">
        <w:rPr>
          <w:rFonts w:asciiTheme="minorHAnsi" w:eastAsiaTheme="minorHAnsi" w:hAnsiTheme="minorHAnsi" w:cstheme="minorBidi"/>
          <w:color w:val="auto"/>
          <w:sz w:val="24"/>
          <w:szCs w:val="24"/>
        </w:rPr>
        <w:t xml:space="preserve"> representation in </w:t>
      </w:r>
      <w:r w:rsidRPr="000E0C82">
        <w:rPr>
          <w:rFonts w:asciiTheme="minorHAnsi" w:hAnsiTheme="minorHAnsi"/>
          <w:color w:val="auto"/>
          <w:sz w:val="24"/>
          <w:szCs w:val="24"/>
        </w:rPr>
        <w:t>the literature, including early-diverging lineages such as Charophyta and Bryophyta</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_Ref231472399 \h  \* MERGEFORMAT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fldChar w:fldCharType="separate"/>
      </w:r>
      <w:r w:rsidR="00830AE4" w:rsidRPr="00830AE4">
        <w:rPr>
          <w:rFonts w:asciiTheme="minorHAnsi" w:hAnsiTheme="minorHAnsi"/>
          <w:color w:val="auto"/>
          <w:sz w:val="24"/>
          <w:szCs w:val="24"/>
        </w:rPr>
        <w:t>Figure 4</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Likewise, </w:t>
      </w:r>
      <w:r w:rsidR="00D303F6">
        <w:rPr>
          <w:rFonts w:asciiTheme="minorHAnsi" w:hAnsiTheme="minorHAnsi"/>
          <w:color w:val="auto"/>
          <w:sz w:val="24"/>
          <w:szCs w:val="24"/>
        </w:rPr>
        <w:t>the majority of countries (133)</w:t>
      </w:r>
      <w:r w:rsidR="009F6377" w:rsidRPr="000E0C82">
        <w:rPr>
          <w:rFonts w:asciiTheme="minorHAnsi" w:hAnsiTheme="minorHAnsi"/>
          <w:color w:val="auto"/>
          <w:sz w:val="24"/>
          <w:szCs w:val="24"/>
        </w:rPr>
        <w:t xml:space="preserve">, </w:t>
      </w:r>
      <w:r w:rsidR="00A366BC" w:rsidRPr="000E0C82">
        <w:rPr>
          <w:rFonts w:asciiTheme="minorHAnsi" w:hAnsiTheme="minorHAnsi"/>
          <w:color w:val="auto"/>
          <w:sz w:val="24"/>
          <w:szCs w:val="24"/>
        </w:rPr>
        <w:t xml:space="preserve">including </w:t>
      </w:r>
      <w:r w:rsidR="003C0A85">
        <w:rPr>
          <w:rFonts w:asciiTheme="minorHAnsi" w:hAnsiTheme="minorHAnsi"/>
          <w:color w:val="auto"/>
          <w:sz w:val="24"/>
          <w:szCs w:val="24"/>
        </w:rPr>
        <w:t xml:space="preserve">high-biodiversity locations </w:t>
      </w:r>
      <w:r w:rsidR="00CF7399" w:rsidRPr="00CF7399">
        <w:rPr>
          <w:rFonts w:asciiTheme="minorHAnsi" w:hAnsiTheme="minorHAnsi"/>
          <w:color w:val="auto"/>
          <w:sz w:val="24"/>
          <w:szCs w:val="24"/>
          <w:highlight w:val="yellow"/>
          <w:rPrChange w:id="34" w:author="Catherine A Gehring" w:date="2026-06-11T20:37:00Z" w16du:dateUtc="2026-06-12T03:37:00Z">
            <w:rPr>
              <w:rFonts w:asciiTheme="minorHAnsi" w:hAnsiTheme="minorHAnsi"/>
              <w:color w:val="auto"/>
              <w:sz w:val="24"/>
              <w:szCs w:val="24"/>
            </w:rPr>
          </w:rPrChange>
        </w:rPr>
        <w:t>such as</w:t>
      </w:r>
      <w:r w:rsidR="003C0A85">
        <w:rPr>
          <w:rFonts w:asciiTheme="minorHAnsi" w:hAnsiTheme="minorHAnsi"/>
          <w:color w:val="auto"/>
          <w:sz w:val="24"/>
          <w:szCs w:val="24"/>
        </w:rPr>
        <w:t xml:space="preserve"> </w:t>
      </w:r>
      <w:r w:rsidR="00A366BC" w:rsidRPr="000E0C82">
        <w:rPr>
          <w:rFonts w:asciiTheme="minorHAnsi" w:hAnsiTheme="minorHAnsi"/>
          <w:color w:val="auto"/>
          <w:sz w:val="24"/>
          <w:szCs w:val="24"/>
        </w:rPr>
        <w:t>Angola, Armenia, and the Bahamas</w:t>
      </w:r>
      <w:r w:rsidR="00A2475B" w:rsidRPr="000E0C82">
        <w:rPr>
          <w:rFonts w:asciiTheme="minorHAnsi" w:hAnsiTheme="minorHAnsi"/>
          <w:color w:val="auto"/>
          <w:sz w:val="24"/>
          <w:szCs w:val="24"/>
        </w:rPr>
        <w:t xml:space="preserve"> (</w:t>
      </w:r>
      <w:r w:rsidR="000E0C82" w:rsidRPr="000E0C82">
        <w:rPr>
          <w:rFonts w:asciiTheme="minorHAnsi" w:hAnsiTheme="minorHAnsi"/>
          <w:color w:val="auto"/>
          <w:sz w:val="24"/>
          <w:szCs w:val="24"/>
        </w:rPr>
        <w:fldChar w:fldCharType="begin"/>
      </w:r>
      <w:r w:rsidR="000E0C82" w:rsidRPr="000E0C82">
        <w:rPr>
          <w:rFonts w:asciiTheme="minorHAnsi" w:hAnsiTheme="minorHAnsi"/>
          <w:color w:val="auto"/>
          <w:sz w:val="24"/>
          <w:szCs w:val="24"/>
        </w:rPr>
        <w:instrText xml:space="preserve"> REF _Ref231472351 \h  \* MERGEFORMAT </w:instrText>
      </w:r>
      <w:r w:rsidR="000E0C82" w:rsidRPr="000E0C82">
        <w:rPr>
          <w:rFonts w:asciiTheme="minorHAnsi" w:hAnsiTheme="minorHAnsi"/>
          <w:color w:val="auto"/>
          <w:sz w:val="24"/>
          <w:szCs w:val="24"/>
        </w:rPr>
      </w:r>
      <w:r w:rsidR="000E0C82" w:rsidRPr="000E0C82">
        <w:rPr>
          <w:rFonts w:asciiTheme="minorHAnsi" w:hAnsiTheme="minorHAnsi"/>
          <w:color w:val="auto"/>
          <w:sz w:val="24"/>
          <w:szCs w:val="24"/>
        </w:rPr>
        <w:fldChar w:fldCharType="separate"/>
      </w:r>
      <w:r w:rsidR="00830AE4" w:rsidRPr="00830AE4">
        <w:rPr>
          <w:rFonts w:asciiTheme="minorHAnsi" w:hAnsiTheme="minorHAnsi"/>
          <w:color w:val="auto"/>
          <w:sz w:val="24"/>
          <w:szCs w:val="24"/>
        </w:rPr>
        <w:t>Figure 2</w:t>
      </w:r>
      <w:r w:rsidR="000E0C82" w:rsidRPr="000E0C82">
        <w:rPr>
          <w:rFonts w:asciiTheme="minorHAnsi" w:hAnsiTheme="minorHAnsi"/>
          <w:color w:val="auto"/>
          <w:sz w:val="24"/>
          <w:szCs w:val="24"/>
        </w:rPr>
        <w:fldChar w:fldCharType="end"/>
      </w:r>
      <w:r w:rsidR="00A2475B" w:rsidRPr="000E0C82">
        <w:rPr>
          <w:rFonts w:asciiTheme="minorHAnsi" w:hAnsiTheme="minorHAnsi"/>
          <w:color w:val="auto"/>
          <w:sz w:val="24"/>
          <w:szCs w:val="24"/>
        </w:rPr>
        <w:t>)</w:t>
      </w:r>
      <w:r w:rsidR="009F6377" w:rsidRPr="000E0C82">
        <w:rPr>
          <w:rFonts w:asciiTheme="minorHAnsi" w:hAnsiTheme="minorHAnsi"/>
          <w:color w:val="auto"/>
          <w:sz w:val="24"/>
          <w:szCs w:val="24"/>
        </w:rPr>
        <w:t>, r</w:t>
      </w:r>
      <w:r w:rsidR="00A366BC" w:rsidRPr="000E0C82">
        <w:rPr>
          <w:rFonts w:asciiTheme="minorHAnsi" w:hAnsiTheme="minorHAnsi"/>
          <w:color w:val="auto"/>
          <w:sz w:val="24"/>
          <w:szCs w:val="24"/>
        </w:rPr>
        <w:t>emain severely understudied, with fewer than five studies captured in our global dataset</w:t>
      </w:r>
      <w:r w:rsidR="00A366BC" w:rsidRPr="000E0C82">
        <w:rPr>
          <w:rFonts w:asciiTheme="minorHAnsi" w:eastAsiaTheme="minorHAnsi" w:hAnsiTheme="minorHAnsi" w:cstheme="minorBidi"/>
          <w:color w:val="auto"/>
          <w:sz w:val="24"/>
          <w:szCs w:val="24"/>
        </w:rPr>
        <w:t>.</w:t>
      </w:r>
      <w:r w:rsidRPr="000E0C82">
        <w:rPr>
          <w:rFonts w:asciiTheme="minorHAnsi" w:eastAsiaTheme="minorHAnsi" w:hAnsiTheme="minorHAnsi" w:cstheme="minorBidi"/>
          <w:color w:val="auto"/>
          <w:sz w:val="24"/>
          <w:szCs w:val="24"/>
        </w:rPr>
        <w:t xml:space="preserve"> </w:t>
      </w:r>
    </w:p>
    <w:p w14:paraId="57C366A5" w14:textId="77777777" w:rsidR="003A6160" w:rsidRDefault="003A6160" w:rsidP="00FB7CEC">
      <w:pPr>
        <w:pStyle w:val="Style1"/>
      </w:pPr>
      <w:r w:rsidRPr="003A6160">
        <w:t xml:space="preserve">Functional Guild Representation in the Literature </w:t>
      </w:r>
    </w:p>
    <w:p w14:paraId="3E6D34A4" w14:textId="5AEF0481" w:rsidR="003A6160" w:rsidRDefault="00FB24E9" w:rsidP="003A6160">
      <w:pPr>
        <w:pStyle w:val="BodyText"/>
      </w:pPr>
      <w:r w:rsidRPr="00FB24E9">
        <w:t>While geographic and taxonomic gaps represent a limitation of the current evidence ba</w:t>
      </w:r>
      <w:r w:rsidRPr="009C7418">
        <w:t xml:space="preserve">se, </w:t>
      </w:r>
      <w:r w:rsidR="009C7418" w:rsidRPr="009C7418">
        <w:t xml:space="preserve">it was also necessary to determine if the literature was functionally constrained. To evaluate the functional focus of the global evidence base, the primary ecological guilds reported across the extracted plant-fungus interactions were categorized. Results indicate that the literature is not </w:t>
      </w:r>
      <w:r w:rsidR="00FC40F1">
        <w:t>exclusively</w:t>
      </w:r>
      <w:r w:rsidR="003A6160" w:rsidRPr="003A6160">
        <w:t xml:space="preserve"> focused on benign commensalism</w:t>
      </w:r>
      <w:r w:rsidR="00FC40F1">
        <w:t xml:space="preserve"> and instead</w:t>
      </w:r>
      <w:r w:rsidR="003A6160" w:rsidRPr="003A6160">
        <w:t xml:space="preserve"> reflects a broad functional continuum. While purely endophytic (asymptomatic) relationships comprised the plurality of documented interactions (42.5%; representing 50.9% of studies), a substantial proportion of the literature focuses on pathogenic relationships (35.1% of interactions; 27.1% of studies). </w:t>
      </w:r>
      <w:r w:rsidR="00597004" w:rsidRPr="00597004">
        <w:t>These metrics diverge because individual publications frequently document multiple distinct plant</w:t>
      </w:r>
      <w:r w:rsidR="00597004">
        <w:t>-</w:t>
      </w:r>
      <w:r w:rsidR="00597004" w:rsidRPr="00597004">
        <w:t>fungus interaction pairs across different guilds; discrete interaction pairs provide the highest-resolution unit for quantifying explicit functional focus.</w:t>
      </w:r>
      <w:r w:rsidR="003C3F0B">
        <w:t xml:space="preserve"> </w:t>
      </w:r>
      <w:r w:rsidR="00680DDC">
        <w:t>T</w:t>
      </w:r>
      <w:r w:rsidR="003A6160" w:rsidRPr="003A6160">
        <w:t xml:space="preserve">he dataset captured significant functional overlap with other established guilds, with 10.3% of documented endophyte interactions explicitly involving </w:t>
      </w:r>
      <w:commentRangeStart w:id="35"/>
      <w:r w:rsidR="003A6160" w:rsidRPr="003A6160">
        <w:t>mycorrhizal contexts</w:t>
      </w:r>
      <w:commentRangeEnd w:id="35"/>
      <w:r w:rsidR="00CF7399" w:rsidRPr="003A6160">
        <w:rPr>
          <w:rStyle w:val="CommentReference"/>
          <w:sz w:val="24"/>
          <w:szCs w:val="24"/>
        </w:rPr>
        <w:commentReference w:id="35"/>
      </w:r>
      <w:r w:rsidR="003A6160" w:rsidRPr="003A6160">
        <w:t xml:space="preserve">, and 4.9% focused on antagonistic or biocontrol applications. </w:t>
      </w:r>
    </w:p>
    <w:p w14:paraId="2D808EDC" w14:textId="2D273639" w:rsidR="002B2FF2" w:rsidRPr="002B2FF2" w:rsidRDefault="002B2FF2" w:rsidP="002B2FF2">
      <w:pPr>
        <w:pStyle w:val="Style1"/>
      </w:pPr>
      <w:r w:rsidRPr="002B2FF2">
        <w:t xml:space="preserve">Sensitivity Analysis: Abstract and Full-Text </w:t>
      </w:r>
      <w:commentRangeStart w:id="36"/>
      <w:r w:rsidRPr="002B2FF2">
        <w:t>Consistency</w:t>
      </w:r>
      <w:commentRangeEnd w:id="36"/>
      <w:r w:rsidR="00BF0C68" w:rsidRPr="002B2FF2">
        <w:rPr>
          <w:rStyle w:val="CommentReference"/>
          <w:sz w:val="28"/>
          <w:szCs w:val="28"/>
        </w:rPr>
        <w:commentReference w:id="36"/>
      </w:r>
      <w:r w:rsidRPr="002B2FF2">
        <w:t xml:space="preserve"> </w:t>
      </w:r>
      <w:r w:rsidRPr="003A6160">
        <w:t xml:space="preserve"> </w:t>
      </w:r>
    </w:p>
    <w:p w14:paraId="0E78B4AF" w14:textId="725159E1" w:rsidR="004A5F76" w:rsidRDefault="00590374" w:rsidP="003A6160">
      <w:pPr>
        <w:pStyle w:val="BodyText"/>
      </w:pPr>
      <w:r w:rsidRPr="00590374">
        <w:t>To test the reliability of our abstract-led audit, we performed a comparative sensitivity analysis between the abstract and full-text datasets.</w:t>
      </w:r>
      <w:r w:rsidR="004A5F76" w:rsidRPr="004A5F76">
        <w:t xml:space="preserve"> The abstract-only data</w:t>
      </w:r>
      <w:r w:rsidR="008D6BD6">
        <w:t>set</w:t>
      </w:r>
      <w:r w:rsidR="00541483">
        <w:t xml:space="preserve"> </w:t>
      </w:r>
      <w:r w:rsidR="004A5F76" w:rsidRPr="004A5F76">
        <w:t>comprised 29,874 distinct plant</w:t>
      </w:r>
      <w:r w:rsidR="00810B28">
        <w:t>-</w:t>
      </w:r>
      <w:r w:rsidR="004A5F76" w:rsidRPr="004A5F76">
        <w:t>fungal interactions extracted from 15,68</w:t>
      </w:r>
      <w:r w:rsidR="008D6BD6">
        <w:t>2</w:t>
      </w:r>
      <w:r w:rsidR="004A5F76" w:rsidRPr="004A5F76">
        <w:t xml:space="preserve"> publications, while the open-access full-text subset yielded 10,248 interactions across 3,0</w:t>
      </w:r>
      <w:r w:rsidR="008D6BD6">
        <w:t>68</w:t>
      </w:r>
      <w:r w:rsidR="004A5F76" w:rsidRPr="004A5F76">
        <w:t xml:space="preserve"> publications. Full-text parsing captured a higher density of records per document (3.34 interactions per paper) compared to abstracts (1.91 interactions per paper), reflecting the omission of fine-scale species tables</w:t>
      </w:r>
      <w:r w:rsidR="00D165C3">
        <w:t xml:space="preserve"> and descriptions</w:t>
      </w:r>
      <w:r w:rsidR="004A5F76" w:rsidRPr="004A5F76">
        <w:t xml:space="preserve"> from </w:t>
      </w:r>
      <w:commentRangeStart w:id="37"/>
      <w:r w:rsidR="004A5F76" w:rsidRPr="004A5F76">
        <w:t>introductory texts</w:t>
      </w:r>
      <w:commentRangeEnd w:id="37"/>
      <w:r w:rsidR="00CF7399" w:rsidRPr="004A5F76">
        <w:rPr>
          <w:rStyle w:val="CommentReference"/>
          <w:sz w:val="24"/>
          <w:szCs w:val="24"/>
        </w:rPr>
        <w:commentReference w:id="37"/>
      </w:r>
      <w:r w:rsidR="004A5F76" w:rsidRPr="004A5F76">
        <w:t>.</w:t>
      </w:r>
      <w:r w:rsidR="001819A0">
        <w:t xml:space="preserve"> T</w:t>
      </w:r>
      <w:r w:rsidR="001819A0" w:rsidRPr="001819A0">
        <w:t>he abstract</w:t>
      </w:r>
      <w:r w:rsidR="00541483">
        <w:t xml:space="preserve">-only dataset </w:t>
      </w:r>
      <w:r w:rsidR="001819A0" w:rsidRPr="001819A0">
        <w:t>captured a higher absolute taxonomic volume, representing 0.69% of known plant species and 1.42% of described fungal taxa, whereas the full-text subset captured 0.35% and 0.66%, respectively.</w:t>
      </w:r>
    </w:p>
    <w:p w14:paraId="1620C119" w14:textId="28C4C414" w:rsidR="006E12BB" w:rsidRDefault="006E12BB" w:rsidP="003A6160">
      <w:pPr>
        <w:pStyle w:val="BodyText"/>
      </w:pPr>
      <w:r w:rsidRPr="006E12BB">
        <w:t>To</w:t>
      </w:r>
      <w:r>
        <w:t xml:space="preserve"> assess how</w:t>
      </w:r>
      <w:r w:rsidRPr="006E12BB">
        <w:t xml:space="preserve"> these different data</w:t>
      </w:r>
      <w:r w:rsidR="009F179E">
        <w:t>sets</w:t>
      </w:r>
      <w:r w:rsidRPr="006E12BB">
        <w:t xml:space="preserve"> reflect the knowledge gaps</w:t>
      </w:r>
      <w:r w:rsidR="00FA7DCE">
        <w:t xml:space="preserve"> discussed in this manuscript</w:t>
      </w:r>
      <w:r w:rsidRPr="006E12BB">
        <w:t xml:space="preserve">, we computed the Jaccard similarity index for understudied categories across both </w:t>
      </w:r>
      <w:r w:rsidR="00FA7DCE">
        <w:t>datasets</w:t>
      </w:r>
      <w:r w:rsidRPr="006E12BB">
        <w:t>. The identity of</w:t>
      </w:r>
      <w:r w:rsidR="00FA7DCE">
        <w:t xml:space="preserve"> understudied (n&lt;5)</w:t>
      </w:r>
      <w:r w:rsidRPr="006E12BB">
        <w:t xml:space="preserve"> host taxa was nearly identical between the abstract and full-text data</w:t>
      </w:r>
      <w:r w:rsidR="00FA7DCE">
        <w:t>sets</w:t>
      </w:r>
      <w:r w:rsidRPr="006E12BB">
        <w:t xml:space="preserve">, demonstrating high overlap at the family (Jaccard index = 0.857), genus (0.943), and species (0.994) levels. </w:t>
      </w:r>
      <w:r w:rsidR="00437297" w:rsidRPr="00437297">
        <w:t xml:space="preserve">The overlap of understudied (n &lt; 5) </w:t>
      </w:r>
      <w:r w:rsidR="00437297" w:rsidRPr="00437297">
        <w:lastRenderedPageBreak/>
        <w:t xml:space="preserve">countries was more moderate (0.466), but this is a predictable drop given the absolute reduction in sample size between the </w:t>
      </w:r>
      <w:r w:rsidR="00437297">
        <w:t xml:space="preserve">abstract-only </w:t>
      </w:r>
      <w:r w:rsidR="00FA7DCE">
        <w:t>(n = 15,68</w:t>
      </w:r>
      <w:r w:rsidR="008D6BD6">
        <w:t>2</w:t>
      </w:r>
      <w:r w:rsidR="00FA7DCE">
        <w:t xml:space="preserve">) </w:t>
      </w:r>
      <w:r w:rsidR="00437297">
        <w:t xml:space="preserve">and full-text </w:t>
      </w:r>
      <w:r w:rsidR="00FA7DCE">
        <w:t>(n =</w:t>
      </w:r>
      <w:r w:rsidR="00FA7DCE" w:rsidRPr="004A5F76">
        <w:t xml:space="preserve"> 3,0</w:t>
      </w:r>
      <w:r w:rsidR="008D6BD6">
        <w:t>68</w:t>
      </w:r>
      <w:r w:rsidR="00FA7DCE">
        <w:t xml:space="preserve">) </w:t>
      </w:r>
      <w:r w:rsidR="00437297" w:rsidRPr="00437297">
        <w:t xml:space="preserve">datasets. Despite this, the near-perfect taxonomic consistency </w:t>
      </w:r>
      <w:r w:rsidR="00381A64">
        <w:t>suggests</w:t>
      </w:r>
      <w:r w:rsidR="00437297" w:rsidRPr="00437297">
        <w:t xml:space="preserve"> that host lineages missing from abstract records are equally absent from full texts.</w:t>
      </w:r>
    </w:p>
    <w:p w14:paraId="2524F5D4" w14:textId="631AE03B" w:rsidR="002B2FF2" w:rsidRPr="003A6160" w:rsidRDefault="00437297" w:rsidP="003A6160">
      <w:pPr>
        <w:pStyle w:val="BodyText"/>
      </w:pPr>
      <w:r>
        <w:t>C</w:t>
      </w:r>
      <w:r w:rsidR="000F45BE" w:rsidRPr="000F45BE">
        <w:t xml:space="preserve">orrelation testing demonstrated that global structural signals remained robust </w:t>
      </w:r>
      <w:r w:rsidR="008D6BD6">
        <w:t>between the two datasets</w:t>
      </w:r>
      <w:r w:rsidR="000F45BE" w:rsidRPr="000F45BE">
        <w:t>. The dominant socioeconomic predictor discovered in this study</w:t>
      </w:r>
      <w:r w:rsidR="000F45BE">
        <w:t xml:space="preserve"> (</w:t>
      </w:r>
      <w:r w:rsidR="000F45BE" w:rsidRPr="000F45BE">
        <w:t xml:space="preserve">the relationship between log-transformed </w:t>
      </w:r>
      <w:r w:rsidR="008D6BD6">
        <w:t>GDP</w:t>
      </w:r>
      <w:r w:rsidR="000F45BE" w:rsidRPr="000F45BE">
        <w:t xml:space="preserve"> and publication volume</w:t>
      </w:r>
      <w:r w:rsidR="000F45BE">
        <w:t xml:space="preserve">) </w:t>
      </w:r>
      <w:r w:rsidR="000F45BE" w:rsidRPr="000F45BE">
        <w:t xml:space="preserve">was </w:t>
      </w:r>
      <w:r w:rsidR="008D6BD6">
        <w:t>similar</w:t>
      </w:r>
      <w:r w:rsidR="000F45BE" w:rsidRPr="000F45BE">
        <w:t xml:space="preserve"> between the abstract-only </w:t>
      </w:r>
      <w:r w:rsidR="008D6BD6">
        <w:t xml:space="preserve">dataset </w:t>
      </w:r>
      <w:r w:rsidR="002B2FF2" w:rsidRPr="002B2FF2">
        <w:t>(</w:t>
      </w:r>
      <w:r w:rsidR="00343A3C" w:rsidRPr="00343A3C">
        <w:t>Spearman’s ρ=0.78,</w:t>
      </w:r>
      <w:r w:rsidR="008D6BD6">
        <w:t xml:space="preserve"> </w:t>
      </w:r>
      <w:r w:rsidR="00343A3C" w:rsidRPr="00343A3C">
        <w:t>P&lt;0.001</w:t>
      </w:r>
      <w:r w:rsidR="002B2FF2" w:rsidRPr="002B2FF2">
        <w:t>) and the full-text data</w:t>
      </w:r>
      <w:r w:rsidR="008D6BD6">
        <w:t>set</w:t>
      </w:r>
      <w:r w:rsidR="002B2FF2" w:rsidRPr="002B2FF2">
        <w:t xml:space="preserve"> (</w:t>
      </w:r>
      <w:r w:rsidR="00343A3C" w:rsidRPr="00343A3C">
        <w:t>ρ=0.83,</w:t>
      </w:r>
      <w:r w:rsidR="008D6BD6">
        <w:t xml:space="preserve"> </w:t>
      </w:r>
      <w:r w:rsidR="00343A3C" w:rsidRPr="00343A3C">
        <w:t>P&lt;0.001</w:t>
      </w:r>
      <w:r w:rsidR="002B2FF2" w:rsidRPr="002B2FF2">
        <w:t xml:space="preserve">). These results </w:t>
      </w:r>
      <w:r w:rsidR="00CF6977">
        <w:t>support</w:t>
      </w:r>
      <w:r w:rsidR="002B2FF2" w:rsidRPr="002B2FF2">
        <w:t xml:space="preserve"> that abstract-led text mining accurately detects the broader systemic biases operating across the global endophyte literature landscape</w:t>
      </w:r>
      <w:r w:rsidR="00073292">
        <w:t xml:space="preserve"> in this study</w:t>
      </w:r>
      <w:r w:rsidR="002B2FF2" w:rsidRPr="002B2FF2">
        <w:t>.</w:t>
      </w:r>
    </w:p>
    <w:p w14:paraId="25561D48" w14:textId="6D7B959C" w:rsidR="009F4D6D" w:rsidRDefault="00F10295">
      <w:pPr>
        <w:pStyle w:val="Heading2"/>
      </w:pPr>
      <w:r>
        <w:t>Discussion</w:t>
      </w:r>
    </w:p>
    <w:p w14:paraId="35506D9F" w14:textId="07222A25" w:rsidR="002B3A97" w:rsidRPr="002B3A97" w:rsidRDefault="002B3A97" w:rsidP="002B3A97">
      <w:pPr>
        <w:pStyle w:val="FirstParagraph"/>
      </w:pPr>
      <w:r w:rsidRPr="002B3A97">
        <w:t>Our analysis of the global endophyte literature reveals a research landscape that is geographically and taxonomically constrained. The patterns of data availability are not random</w:t>
      </w:r>
      <w:r w:rsidR="00562205">
        <w:t>.</w:t>
      </w:r>
      <w:r w:rsidRPr="002B3A97">
        <w:t xml:space="preserve"> </w:t>
      </w:r>
      <w:r w:rsidR="00562205">
        <w:t>Rather</w:t>
      </w:r>
      <w:r w:rsidRPr="002B3A97">
        <w:t>, they are strongly shaped by socioeconomic factors that are decoupled from the planet’s biological richness. This uneven distribution has profound implications for the robustness of endophyte ecological theory. Because the current literature is heavily dominated by a few economically vital agricultural grasses (</w:t>
      </w:r>
      <w:r w:rsidRPr="00B71598">
        <w:t>Poaceae</w:t>
      </w:r>
      <w:r w:rsidRPr="002B3A97">
        <w:t xml:space="preserve">) and highly studied symbionts like </w:t>
      </w:r>
      <w:r w:rsidRPr="002B3A97">
        <w:rPr>
          <w:i/>
          <w:iCs/>
        </w:rPr>
        <w:t>Epichloë</w:t>
      </w:r>
      <w:r w:rsidRPr="002B3A97">
        <w:t xml:space="preserve">, our foundational frameworks for symbiotic pest defense and mutualism are based on a narrow, agronomic baseline. Extrapolating these models globally leaves the field with </w:t>
      </w:r>
      <w:r w:rsidR="004544A0">
        <w:t>limitations</w:t>
      </w:r>
      <w:r w:rsidRPr="002B3A97">
        <w:t xml:space="preserve"> regarding how symbioses operate in hyper-diverse natural ecosystems or tropical plant lineages.</w:t>
      </w:r>
    </w:p>
    <w:p w14:paraId="74EF1FB7" w14:textId="2E8708EA" w:rsidR="002B3A97" w:rsidRPr="002B3A97" w:rsidRDefault="0069316B" w:rsidP="002B3A97">
      <w:pPr>
        <w:pStyle w:val="FirstParagraph"/>
      </w:pPr>
      <w:r>
        <w:t>T</w:t>
      </w:r>
      <w:r w:rsidR="002B3A97" w:rsidRPr="002B3A97">
        <w:t xml:space="preserve">his socioeconomic and functional skew necessitates a critical re-evaluation of how we interpret ubiquity in the context of global sampling effort. As anticipated by our initial </w:t>
      </w:r>
      <w:r w:rsidR="005E4541">
        <w:t>prediction</w:t>
      </w:r>
      <w:r w:rsidR="002B3A97" w:rsidRPr="002B3A97">
        <w:t>, these findings demonstrate that while the ubiquity claim is a recurring theme across the literature, the globally aggregated evidence base remains heavily constrained and insufficient to support unqualified ecological generalizations.</w:t>
      </w:r>
      <w:r>
        <w:t xml:space="preserve"> </w:t>
      </w:r>
      <w:r w:rsidR="000F79DA" w:rsidRPr="000F79DA">
        <w:t>Rather than asserting absolute global ubiquity, the available data support a more precise conclusion: every plant lineage examined to date has been found to host fungal endophytes</w:t>
      </w:r>
      <w:r w:rsidR="000F79DA">
        <w:t>.</w:t>
      </w:r>
    </w:p>
    <w:p w14:paraId="25561D4A" w14:textId="77777777" w:rsidR="009F4D6D" w:rsidRDefault="00F10295">
      <w:pPr>
        <w:pStyle w:val="Heading3"/>
      </w:pPr>
      <w:bookmarkStart w:id="38" w:name="interpreting-the-evidence-gaps"/>
      <w:r>
        <w:t>Interpreting the Evidence Gaps</w:t>
      </w:r>
    </w:p>
    <w:p w14:paraId="766084B1" w14:textId="36B9A739" w:rsidR="00AC49D1" w:rsidRPr="00AC49D1" w:rsidRDefault="00AC49D1" w:rsidP="00AC49D1">
      <w:pPr>
        <w:pStyle w:val="BodyText"/>
      </w:pPr>
      <w:bookmarkStart w:id="39" w:name="ecological-implications-of-sampling-bias"/>
      <w:bookmarkEnd w:id="38"/>
      <w:r w:rsidRPr="00AC49D1">
        <w:t>A primary finding of our study is the existence of a substantial evidence gap, with a high proportion of countries, biomes, and plant taxa represented by fewer than five recorded fungal endophyte studies in our analysis. At this threshold (n &lt; 5), study-level variance</w:t>
      </w:r>
      <w:r>
        <w:t xml:space="preserve"> </w:t>
      </w:r>
      <w:r w:rsidRPr="00AC49D1">
        <w:t xml:space="preserve">becomes indistinguishable from true biological patterns, rendering regional extrapolations invalid. In these data-starved regions, fundamental ecological inferences including estimates of host specificity, microbial endemism, and community assembly rules become ungrounded. </w:t>
      </w:r>
      <w:r w:rsidR="00A50110">
        <w:t>As a result</w:t>
      </w:r>
      <w:r w:rsidRPr="00AC49D1">
        <w:t xml:space="preserve">, it is </w:t>
      </w:r>
      <w:r>
        <w:t>difficult</w:t>
      </w:r>
      <w:r w:rsidRPr="00AC49D1">
        <w:t xml:space="preserve"> to verify </w:t>
      </w:r>
      <w:r w:rsidR="00A50110" w:rsidRPr="00A50110">
        <w:t>whether understudied tropical ecosystems harbor distinct endophyte community structures or functional roles that are absent from temperate zones</w:t>
      </w:r>
      <w:r w:rsidRPr="00AC49D1">
        <w:t>.</w:t>
      </w:r>
    </w:p>
    <w:p w14:paraId="67F98D6A" w14:textId="4D15B39C" w:rsidR="00710CFF" w:rsidRPr="00710CFF" w:rsidRDefault="00AC49D1" w:rsidP="00710CFF">
      <w:pPr>
        <w:pStyle w:val="BodyText"/>
      </w:pPr>
      <w:r w:rsidRPr="00AC49D1">
        <w:lastRenderedPageBreak/>
        <w:t>This data scarcity is most apparent at the taxonomic level. Despite aggregating decades of research across 18,750 publications, the combined record captures only 0.69% of known plant species and 1.42% of described fungal taxa. Because early-diverging, non-vascular lineages such as bryophytes are almost entirely neglected in this record, our current understanding of how plant</w:t>
      </w:r>
      <w:r>
        <w:t>-</w:t>
      </w:r>
      <w:r w:rsidRPr="00AC49D1">
        <w:t>fungal symbioses originated and evolved remains fundamentally skewed toward vascular tracheophytes.</w:t>
      </w:r>
      <w:r w:rsidR="00FD7CC1">
        <w:t xml:space="preserve"> For example,</w:t>
      </w:r>
      <w:r w:rsidR="00FD7CC1" w:rsidRPr="003A36D0">
        <w:t xml:space="preserve"> we find zero recorded instances of fungal endophytes associated with bryophytes in Colombia, despite </w:t>
      </w:r>
      <w:r w:rsidR="00FD7CC1">
        <w:t>South America</w:t>
      </w:r>
      <w:r w:rsidR="00FD7CC1" w:rsidRPr="003A36D0">
        <w:t xml:space="preserve"> possessing high non-vascular plant diversity</w:t>
      </w:r>
      <w:r w:rsidR="00FD7CC1">
        <w:t xml:space="preserve"> </w:t>
      </w:r>
      <w:r w:rsidR="00FD7CC1">
        <w:fldChar w:fldCharType="begin"/>
      </w:r>
      <w:r w:rsidR="00FD7CC1">
        <w:instrText xml:space="preserve"> ADDIN ZOTERO_ITEM CSL_CITATION {"citationID":"CId5mcgQ","properties":{"unsorted":false,"formattedCitation":"(Renvoize {\\i{}et al.}, 2000; Soto {\\i{}et al.}, 2023)","plainCitation":"(Renvoize et al., 2000; Soto et al., 2023)","noteIndex":0},"citationItems":[{"id":46632,"uris":["http://zotero.org/users/6275788/items/745PVKQH"],"itemData":{"id":46632,"type":"article-journal","container-title":"Kew Bulletin","DOI":"10.2307/4113659","ISSN":"00755974","issue":"4","journalAbbreviation":"Kew Bulletin","page":"1017","source":"DOI.org (Crossref)","title":"Paramos: A Checklist of Plant Diversity, Geographical Distribution, and Botanical Literature (Memoirs of the New York Botanical Garden Volume 84)","title-short":"Paramos","volume":"55","author":[{"family":"Renvoize","given":"Steve"},{"family":"Luteyn","given":"James L."},{"family":"Churchill","given":"Steven P."},{"family":"Iii","given":"Dana Griffin"},{"family":"Gradstein","given":"S. Rob"},{"family":"Sipman","given":"Harrie J. M."},{"family":"A.","given":"Mauricio R. Gavilanes"}],"issued":{"date-parts":[["2000"]]}}},{"id":46631,"uris":["http://zotero.org/users/6275788/items/ZL6XH5SD"],"itemData":{"id":46631,"type":"article-journal","abstract":"Introduction: Epiphytes (vascular and non-vascular) are one of the most diverse groups in the Neotropics, but despite their importance in the functioning of many ecosystems, much of their taxonomy and ecology is still unknown in the dry forest of Colombia.\nObjective: To compare the diversity patterns and species composition of vascular and non-vascular epiphytes along tropical dry forest remnants of Cauca Valley, Colombia.\nMethods: Ten permanent plots (50 x 20 m2) were established in tropical dry forest remnants. The epiphytes were sampled in 40-50 trees per plot. Alpha and gamma diversity were calculated using the richness (q0) and Shannon index (q1) (alpha was estimated as the average for phorophytes). Beta diversity was measured using the Whitaker index. To evaluate the relationship between diversities and environmental variables, GLM analysis was used.\nResults: We found 50 morphospecies of vascular epiphytes, 77 of bryophytes and 290 of lichens. The </w:instrText>
      </w:r>
      <w:r w:rsidR="00FD7CC1">
        <w:rPr>
          <w:rFonts w:ascii="Cambria Math" w:hAnsi="Cambria Math" w:cs="Cambria Math"/>
        </w:rPr>
        <w:instrText>𝛼</w:instrText>
      </w:r>
      <w:r w:rsidR="00FD7CC1">
        <w:instrText xml:space="preserve"> and </w:instrText>
      </w:r>
      <w:r w:rsidR="00FD7CC1">
        <w:rPr>
          <w:rFonts w:ascii="Cambria Math" w:hAnsi="Cambria Math" w:cs="Cambria Math"/>
        </w:rPr>
        <w:instrText>𝛾</w:instrText>
      </w:r>
      <w:r w:rsidR="00FD7CC1">
        <w:instrText xml:space="preserve"> diversity of bryophytes from each remnant was significantly explained by temperature. The abundance of lichens per tree was significantly related with the DBH and tree height of each remnant. The </w:instrText>
      </w:r>
      <w:r w:rsidR="00FD7CC1">
        <w:rPr>
          <w:rFonts w:ascii="Cambria Math" w:hAnsi="Cambria Math" w:cs="Cambria Math"/>
        </w:rPr>
        <w:instrText>𝛼</w:instrText>
      </w:r>
      <w:r w:rsidR="00FD7CC1">
        <w:instrText xml:space="preserve"> diversity of vascular epiphytes shown can be explained by temperature and precipitation. The </w:instrText>
      </w:r>
      <w:r w:rsidR="00FD7CC1">
        <w:rPr>
          <w:rFonts w:ascii="Cambria Math" w:hAnsi="Cambria Math" w:cs="Cambria Math"/>
        </w:rPr>
        <w:instrText>𝛾</w:instrText>
      </w:r>
      <w:r w:rsidR="00FD7CC1">
        <w:instrText xml:space="preserve"> diversity was strongly influenced by the beta diversity in bryophytes and lichens. This pattern is because the sites with high disturbance present a lower diversity, as a consequence of a homogenizing effect, that is, a low turnover of species between sampling units.\nConclusions: Precipitation and temperature affected the diversity of bryophytes and vascular epiphytes, while it did not show a relationship with the lichen’s diversity, for which there is not a high congruence between the diversity and composition of these epiphytes.","container-title":"Revista de Biología Tropical","DOI":"10.15517/rev.biol.trop..v71i1.53522","ISSN":"2215-2075, 0034-7744","issue":"1","journalAbbreviation":"Rev. Biol. Trop.","language":"en","license":"http://creativecommons.org/licenses/by/4.0","page":"e53522","source":"DOI.org (Crossref)","title":"Diversity patterns of vascular and non-vascular epiphytes along tropical dry forest","volume":"71","author":[{"family":"Soto","given":"Edier"},{"family":"Montoya","given":"Catalina"},{"family":"Castaño","given":"Alejandro"},{"family":"Granobles","given":"Jonathan"}],"issued":{"date-parts":[["2023",10,30]]}}}],"schema":"https://github.com/citation-style-language/schema/raw/master/csl-citation.json"} </w:instrText>
      </w:r>
      <w:r w:rsidR="00FD7CC1">
        <w:fldChar w:fldCharType="separate"/>
      </w:r>
      <w:r w:rsidR="00FD7CC1" w:rsidRPr="00280C8C">
        <w:rPr>
          <w:rFonts w:ascii="Aptos" w:hAnsi="Aptos" w:cs="Times New Roman"/>
        </w:rPr>
        <w:t xml:space="preserve">(Renvoize </w:t>
      </w:r>
      <w:r w:rsidR="00FD7CC1" w:rsidRPr="00280C8C">
        <w:rPr>
          <w:rFonts w:ascii="Aptos" w:hAnsi="Aptos" w:cs="Times New Roman"/>
          <w:i/>
          <w:iCs/>
        </w:rPr>
        <w:t>et al.</w:t>
      </w:r>
      <w:r w:rsidR="00FD7CC1" w:rsidRPr="00280C8C">
        <w:rPr>
          <w:rFonts w:ascii="Aptos" w:hAnsi="Aptos" w:cs="Times New Roman"/>
        </w:rPr>
        <w:t xml:space="preserve">, 2000; Soto </w:t>
      </w:r>
      <w:r w:rsidR="00FD7CC1" w:rsidRPr="00280C8C">
        <w:rPr>
          <w:rFonts w:ascii="Aptos" w:hAnsi="Aptos" w:cs="Times New Roman"/>
          <w:i/>
          <w:iCs/>
        </w:rPr>
        <w:t>et al.</w:t>
      </w:r>
      <w:r w:rsidR="00FD7CC1" w:rsidRPr="00280C8C">
        <w:rPr>
          <w:rFonts w:ascii="Aptos" w:hAnsi="Aptos" w:cs="Times New Roman"/>
        </w:rPr>
        <w:t>, 2023)</w:t>
      </w:r>
      <w:r w:rsidR="00FD7CC1">
        <w:fldChar w:fldCharType="end"/>
      </w:r>
      <w:r w:rsidR="00FD7CC1" w:rsidRPr="003A36D0">
        <w:t>.</w:t>
      </w:r>
      <w:r w:rsidRPr="00AC49D1">
        <w:t xml:space="preserve"> These gaps reveal a disconnect between research effort and actual biodiversity patterns. Numerous countries recognized for their high conservation priority receive disproportionately little attention in the endophyte literature. For example, biologically diverse nations such as Angola, Kyrgyzstan, and Suriname remain under-sampled in our dataset. </w:t>
      </w:r>
      <w:r>
        <w:t>I</w:t>
      </w:r>
      <w:r w:rsidRPr="00AC49D1">
        <w:t>nstead of charting true biological boundaries, current field-level generalizations mirror wealthy sampling footprints, rendering claims about global fungal distribution and function highly speculative.</w:t>
      </w:r>
    </w:p>
    <w:p w14:paraId="25561D4C" w14:textId="2A195FF7" w:rsidR="009F4D6D" w:rsidRDefault="00F10295">
      <w:pPr>
        <w:pStyle w:val="Heading3"/>
      </w:pPr>
      <w:r>
        <w:t>Ecological Implications of Sampling Bias</w:t>
      </w:r>
    </w:p>
    <w:p w14:paraId="25561D4D" w14:textId="7E416CD1" w:rsidR="009F4D6D" w:rsidRDefault="00F10295">
      <w:pPr>
        <w:pStyle w:val="FirstParagraph"/>
      </w:pPr>
      <w:r>
        <w:t xml:space="preserve">The concentration of research in temperate, high-GDP nations has significant ecological consequences. Fungal biogeography is structured by </w:t>
      </w:r>
      <w:r w:rsidR="00591E22" w:rsidRPr="00591E22">
        <w:t>environmental gradients, evolutionary history, and dispersal limitations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This bias represents a</w:t>
      </w:r>
      <w:r w:rsidR="00A14650">
        <w:t>n untapped</w:t>
      </w:r>
      <w:r>
        <w:t xml:space="preserve"> opportunity to understand the full spectrum of endophyte symbioses and their roles in ecosystem processes across the globe.</w:t>
      </w:r>
    </w:p>
    <w:p w14:paraId="7BDCA090" w14:textId="77777777" w:rsidR="0020201F" w:rsidRDefault="0020201F" w:rsidP="0020201F">
      <w:pPr>
        <w:pStyle w:val="Style1"/>
      </w:pPr>
      <w:r w:rsidRPr="00EF7681">
        <w:t xml:space="preserve">The Functional Continuum: Beyond Benign Ubiquity </w:t>
      </w:r>
    </w:p>
    <w:p w14:paraId="5A08A634" w14:textId="7FC4ACA9" w:rsidR="0020201F" w:rsidRPr="00E86108" w:rsidRDefault="0020201F" w:rsidP="0020201F">
      <w:pPr>
        <w:pStyle w:val="BodyText"/>
      </w:pPr>
      <w:r w:rsidRPr="003E66CC">
        <w:t xml:space="preserve">Beyond constraints in geographic and taxonomic sampling, our dataset reveals a severe functional skew. </w:t>
      </w:r>
      <w:r w:rsidRPr="00E86108">
        <w:t>The classification of interaction types reveals that 35.1% of the plant</w:t>
      </w:r>
      <w:r>
        <w:t>-</w:t>
      </w:r>
      <w:r w:rsidRPr="00E86108">
        <w:t xml:space="preserve">fungal associations in the </w:t>
      </w:r>
      <w:r>
        <w:t>dataset</w:t>
      </w:r>
      <w:r w:rsidRPr="00E86108">
        <w:t xml:space="preserve"> focus explicitly on pathology. </w:t>
      </w:r>
      <w:r w:rsidR="00D218FF" w:rsidRPr="00D218FF">
        <w:t>This suggests that a substantial portion of our global understanding of 'endophytes' is derived from agricultural disease vectors or latent pathogens, which may not accurately reflect the dynamics of stable, asymptomatic residents in natural ecosystems</w:t>
      </w:r>
      <w:r w:rsidRPr="00E86108">
        <w:t xml:space="preserve">. </w:t>
      </w:r>
      <w:r w:rsidR="00EC6E37" w:rsidRPr="00EC6E37">
        <w:t>This functional overlap reveals an inconsistent use of the term 'endophyte', conflicting with its classical definition as an explicitly asymptomatic state.</w:t>
      </w:r>
      <w:r w:rsidR="00514BF5">
        <w:t xml:space="preserve"> </w:t>
      </w:r>
      <w:r w:rsidR="00514BF5" w:rsidRPr="00514BF5">
        <w:t>Rather than forcing complex plant-fungal interactions into rigid, asymptomatic definitions, future syntheses should explicitly embrace this functional fluidity, acknowledging that endophytism often represents a transitional ecological state.</w:t>
      </w:r>
    </w:p>
    <w:p w14:paraId="39729576" w14:textId="15B86250" w:rsidR="0020201F" w:rsidRPr="0020201F" w:rsidRDefault="00337D58" w:rsidP="0020201F">
      <w:pPr>
        <w:pStyle w:val="BodyText"/>
      </w:pPr>
      <w:r w:rsidRPr="00337D58">
        <w:lastRenderedPageBreak/>
        <w:t xml:space="preserve">This functional fluidity is further evidenced by the </w:t>
      </w:r>
      <w:commentRangeStart w:id="40"/>
      <w:r w:rsidRPr="00337D58">
        <w:t xml:space="preserve">blurring of boundaries with mycorrhizal research, </w:t>
      </w:r>
      <w:r w:rsidR="0020201F" w:rsidRPr="00E86108">
        <w:t xml:space="preserve">which accounts for 10.3% of the interactions captured under endophyte search criteria. As established by </w:t>
      </w:r>
      <w:r w:rsidR="00EC6E37">
        <w:t xml:space="preserve">others </w:t>
      </w:r>
      <w:r w:rsidR="00EC6E37">
        <w:fldChar w:fldCharType="begin"/>
      </w:r>
      <w:r w:rsidR="00EC6E37">
        <w:instrText xml:space="preserve"> ADDIN ZOTERO_ITEM CSL_CITATION {"citationID":"GmqmzobQ","properties":{"unsorted":false,"formattedCitation":"(Jumpponen,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EC6E37">
        <w:fldChar w:fldCharType="separate"/>
      </w:r>
      <w:r w:rsidR="00EC6E37" w:rsidRPr="00EC6E37">
        <w:rPr>
          <w:rFonts w:ascii="Aptos" w:hAnsi="Aptos"/>
        </w:rPr>
        <w:t>(Jumpponen, 2001; Schulz &amp; Boyle, 2005; Mandyam &amp; Jumpponen, 2015)</w:t>
      </w:r>
      <w:r w:rsidR="00EC6E37">
        <w:fldChar w:fldCharType="end"/>
      </w:r>
      <w:r w:rsidR="0020201F" w:rsidRPr="00E86108">
        <w:t xml:space="preserve">, the endophytic state is not a rigid taxonomic grouping but a fluid </w:t>
      </w:r>
      <w:r w:rsidR="00917D0B">
        <w:t>ecological state</w:t>
      </w:r>
      <w:r w:rsidR="0020201F" w:rsidRPr="00E86108">
        <w:t xml:space="preserve"> that frequently transitions into pathogenicity or mutualism. </w:t>
      </w:r>
      <w:r w:rsidR="003F448E" w:rsidRPr="003F448E">
        <w:t>Additionally, fungi definitionally classified as mycorrhizal are sometimes documented as endophytes due to overlapping spatial definitions of root colonization.</w:t>
      </w:r>
      <w:r w:rsidR="003F448E">
        <w:t xml:space="preserve"> </w:t>
      </w:r>
      <w:r w:rsidR="00A51A41">
        <w:t>G</w:t>
      </w:r>
      <w:r w:rsidR="00A51A41" w:rsidRPr="00A51A41">
        <w:t>lobal assertions of endophyte ubiquity are inherently conflated with pathogenic and mycorrhizal literature, requiring future syntheses to explicitly define their functional scope</w:t>
      </w:r>
      <w:r w:rsidR="00E10091">
        <w:t>.</w:t>
      </w:r>
      <w:commentRangeEnd w:id="40"/>
      <w:r w:rsidR="00DB2457" w:rsidRPr="0020201F">
        <w:rPr>
          <w:rStyle w:val="CommentReference"/>
          <w:sz w:val="24"/>
          <w:szCs w:val="24"/>
        </w:rPr>
        <w:commentReference w:id="40"/>
      </w:r>
    </w:p>
    <w:p w14:paraId="566F84CC" w14:textId="77777777" w:rsidR="009737D0" w:rsidRDefault="009737D0" w:rsidP="003A36D0">
      <w:pPr>
        <w:pStyle w:val="BodyText"/>
        <w:rPr>
          <w:rFonts w:eastAsiaTheme="majorEastAsia" w:cstheme="majorBidi"/>
          <w:color w:val="0F4761" w:themeColor="accent1" w:themeShade="BF"/>
          <w:sz w:val="28"/>
          <w:szCs w:val="28"/>
        </w:rPr>
      </w:pPr>
      <w:bookmarkStart w:id="41" w:name="X6e474aebd9916d91616fed83507395dbc2487f9"/>
      <w:bookmarkEnd w:id="39"/>
      <w:r w:rsidRPr="009737D0">
        <w:rPr>
          <w:rFonts w:eastAsiaTheme="majorEastAsia" w:cstheme="majorBidi"/>
          <w:color w:val="0F4761" w:themeColor="accent1" w:themeShade="BF"/>
          <w:sz w:val="28"/>
          <w:szCs w:val="28"/>
        </w:rPr>
        <w:t>Economic Capacity Drives Global Research Disparities</w:t>
      </w:r>
    </w:p>
    <w:p w14:paraId="18B4D1A4" w14:textId="7FD0AE16" w:rsidR="00D041AD" w:rsidRDefault="00787A40" w:rsidP="003A36D0">
      <w:pPr>
        <w:pStyle w:val="BodyText"/>
      </w:pPr>
      <w:r w:rsidRPr="00735C24">
        <w:t>Restricting fieldwork to wealthy, temperate nations creates a systematic data-deficit that leaves an immense repository of fungal novelty undiscovered</w:t>
      </w:r>
      <w:r w:rsidRPr="003A36D0">
        <w:t xml:space="preserve"> </w:t>
      </w:r>
      <w:r>
        <w:fldChar w:fldCharType="begin"/>
      </w:r>
      <w:r>
        <w:instrText xml:space="preserve"> ADDIN ZOTERO_ITEM CSL_CITATION {"citationID":"OLcqImLm","properties":{"unsorted":false,"formattedCitation":"(Newman &amp; Cragg, 2012)","plainCitation":"(Newman &amp; Cragg, 2012)","noteIndex":0},"citationItems":[{"id":45209,"uris":["http://zotero.org/users/6275788/items/KEMU4CY2"],"itemData":{"id":45209,"type":"article-journal","container-title":"Journal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fldChar w:fldCharType="separate"/>
      </w:r>
      <w:r w:rsidRPr="006D50A7">
        <w:rPr>
          <w:rFonts w:ascii="Aptos" w:hAnsi="Aptos"/>
        </w:rPr>
        <w:t>(Newman &amp; Cragg, 2012)</w:t>
      </w:r>
      <w:r>
        <w:fldChar w:fldCharType="end"/>
      </w:r>
      <w:r w:rsidRPr="003A36D0">
        <w:t>.</w:t>
      </w:r>
      <w:r w:rsidR="00AF1890" w:rsidRPr="00AF1890">
        <w:t xml:space="preserve"> For example, targeted exploration of extreme environments has isolated endemic endophytes from the Antarctic vascular plant </w:t>
      </w:r>
      <w:r w:rsidR="00AF1890" w:rsidRPr="00AF1890">
        <w:rPr>
          <w:i/>
          <w:iCs/>
        </w:rPr>
        <w:t>Colobanthus quitensis</w:t>
      </w:r>
      <w:r w:rsidR="00AF1890" w:rsidRPr="00AF1890">
        <w:t xml:space="preserve"> that possess entirely novel metabolic pathways </w:t>
      </w:r>
      <w:r w:rsidR="00866EA4">
        <w:fldChar w:fldCharType="begin"/>
      </w:r>
      <w:r w:rsidR="00866EA4">
        <w:instrText xml:space="preserve"> ADDIN ZOTERO_ITEM CSL_CITATION {"citationID":"kZlu8Q9q","properties":{"unsorted":false,"formattedCitation":"(Bertini {\\i{}et al.}, 2022)","plainCitation":"(Bertini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schema":"https://github.com/citation-style-language/schema/raw/master/csl-citation.json"} </w:instrText>
      </w:r>
      <w:r w:rsidR="00866EA4">
        <w:fldChar w:fldCharType="separate"/>
      </w:r>
      <w:r w:rsidR="00866EA4" w:rsidRPr="00866EA4">
        <w:rPr>
          <w:rFonts w:ascii="Aptos" w:hAnsi="Aptos" w:cs="Times New Roman"/>
        </w:rPr>
        <w:t xml:space="preserve">(Bertini </w:t>
      </w:r>
      <w:r w:rsidR="00866EA4" w:rsidRPr="00866EA4">
        <w:rPr>
          <w:rFonts w:ascii="Aptos" w:hAnsi="Aptos" w:cs="Times New Roman"/>
          <w:i/>
          <w:iCs/>
        </w:rPr>
        <w:t>et al.</w:t>
      </w:r>
      <w:r w:rsidR="00866EA4" w:rsidRPr="00866EA4">
        <w:rPr>
          <w:rFonts w:ascii="Aptos" w:hAnsi="Aptos" w:cs="Times New Roman"/>
        </w:rPr>
        <w:t>, 2022)</w:t>
      </w:r>
      <w:r w:rsidR="00866EA4">
        <w:fldChar w:fldCharType="end"/>
      </w:r>
      <w:r w:rsidR="00AF1890" w:rsidRPr="00AF1890">
        <w:t xml:space="preserve">. </w:t>
      </w:r>
      <w:r w:rsidR="00B617CA">
        <w:t xml:space="preserve">Additionally, </w:t>
      </w:r>
      <w:r w:rsidR="00AF1890" w:rsidRPr="00AF1890">
        <w:t xml:space="preserve">discoveries of volatile-producing endophytes like </w:t>
      </w:r>
      <w:r w:rsidR="00AF1890" w:rsidRPr="00AF1890">
        <w:rPr>
          <w:i/>
          <w:iCs/>
        </w:rPr>
        <w:t>Muscodor albus</w:t>
      </w:r>
      <w:r w:rsidR="00AF1890" w:rsidRPr="00AF1890">
        <w:t xml:space="preserve"> from remote Honduran rainforests highlight th</w:t>
      </w:r>
      <w:r w:rsidR="00173072">
        <w:t xml:space="preserve">e potential </w:t>
      </w:r>
      <w:r w:rsidR="00AF1890" w:rsidRPr="00AF1890">
        <w:t>biochemical value</w:t>
      </w:r>
      <w:r w:rsidR="002620FF">
        <w:t xml:space="preserve"> </w:t>
      </w:r>
      <w:r w:rsidR="005A5C11">
        <w:t xml:space="preserve">of studying fungal endophytes in currently undersampled locations </w:t>
      </w:r>
      <w:r w:rsidR="002620FF">
        <w:fldChar w:fldCharType="begin"/>
      </w:r>
      <w:r w:rsidR="002620FF">
        <w:instrText xml:space="preserve"> ADDIN ZOTERO_ITEM CSL_CITATION {"citationID":"r4jZejC2","properties":{"unsorted":false,"formattedCitation":"(Strobel, 2003, 2018; Saxena &amp; Strobel, 2021)","plainCitation":"(Strobel, 2003, 2018; Saxena &amp; Strobel, 2021)","noteIndex":0},"citationItems":[{"id":102,"uris":["http://zotero.org/users/6275788/items/7YUNNA6X"],"itemData":{"id":102,"type":"article-journal","abstract":"An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A."}],"issued":{"date-parts":[["2003",5]]}}},{"id":9061,"uris":["http://zotero.org/users/6275788/items/GJHB9CRX"],"itemData":{"id":9061,"type":"article-journal","archive_location":"WOS:000451385000014","container-title":"JOURNAL OF FUNGI","DOI":"10.3390/jof4020057","ISSN":"2309-608X","issue":"2","title":"The Emergence of Endophytic Microbes and Their Biological Promise","volume":"4","author":[{"family":"Strobel","given":"G"}],"issued":{"date-parts":[["2018",6]]}}},{"id":46627,"uris":["http://zotero.org/users/6275788/items/7M9XYDSE"],"itemData":{"id":46627,"type":"article-journal","abstract":"Nearly 20 years ago, the first report appeared on the discovery of a novel genus—Muscodor. This organism was isolated as an endophyte from a cinnamon tree that had been introduced to Honduras from Sri Lanka in the early part of the last century. Characteristically, the original Muscodor albus, and all of its species isolated since that time are non-spore producers and each one exudes a characteristic spectrum of volatile bioactive compounds. The majority have a whitish mycelium, which is sometimes coiling, intertwined and decorated with variously shaped structures. Presently, there are at least 22 type species known/ documented and each has been described as an endophyte from various plant families with widely varying habitats. An enormous variety of volatile organic compounds (VOCs) are produced by Muscodor spp. and some of these include esters, acids, aldehydes, ketones, aromatics, alkanes, alcohols, nitrosamides and terpenoids. The VOCs are both inhibitory and lethal to a wide variety of fungi and bacteria including some major pathogens of plants and humans. Interestingly, in almost all cases studied, no one compound by itself can mimic the bioactivity of the complete gas mixture, suggesting that the volatiles are acting in a synergistic manner and this has been tested with individual as well as the VOCs in various mixtures and concentrations. This review will discuss some of the recent findings in all aspects of this unique fungal genus whilst at the same time pointing out some of the major questions that remain about its biology, ecology and its applications in agriculture, medicine and other sectors. Most importantly, the authors provide arguments supporting the claim that Muscodor is taxonomically distinct from Induratia, a recently proposed change to its nomenclature.","container-title":"Microbial Ecology","DOI":"10.1007/s00248-020-01644-0","ISSN":"0095-3628, 1432-184X","issue":"1","journalAbbreviation":"Microb Ecol","language":"en","page":"5-20","source":"DOI.org (Crossref)","title":"Marvellous Muscodor spp.: Update on Their Biology and Applications","title-short":"Marvellous Muscodor spp.","volume":"82","author":[{"family":"Saxena","given":"Sanjai"},{"family":"Strobel","given":"Gary A."}],"issued":{"date-parts":[["2021",7]]}}}],"schema":"https://github.com/citation-style-language/schema/raw/master/csl-citation.json"} </w:instrText>
      </w:r>
      <w:r w:rsidR="002620FF">
        <w:fldChar w:fldCharType="separate"/>
      </w:r>
      <w:r w:rsidR="002620FF" w:rsidRPr="002620FF">
        <w:rPr>
          <w:rFonts w:ascii="Aptos" w:hAnsi="Aptos"/>
        </w:rPr>
        <w:t>(Strobel, 2003, 2018; Saxena &amp; Strobel, 2021)</w:t>
      </w:r>
      <w:r w:rsidR="002620FF">
        <w:fldChar w:fldCharType="end"/>
      </w:r>
      <w:r w:rsidR="005A5C11">
        <w:t>.</w:t>
      </w:r>
      <w:r w:rsidR="00AF1890" w:rsidRPr="00AF1890">
        <w:t xml:space="preserve"> </w:t>
      </w:r>
      <w:r w:rsidR="009016C5" w:rsidRPr="009016C5">
        <w:t>From a taxonomic perspective, these regions are prime candidates for finding undescribed lineages</w:t>
      </w:r>
      <w:r w:rsidR="009016C5">
        <w:t>. F</w:t>
      </w:r>
      <w:r w:rsidR="00052212">
        <w:t>or example</w:t>
      </w:r>
      <w:r w:rsidR="009016C5">
        <w:t>,</w:t>
      </w:r>
      <w:r w:rsidR="00052212">
        <w:t xml:space="preserve"> </w:t>
      </w:r>
      <w:r w:rsidR="00AF1890" w:rsidRPr="00AF1890">
        <w:t xml:space="preserve">localized sampling of the living sapwood of wild </w:t>
      </w:r>
      <w:r w:rsidR="00AF1890" w:rsidRPr="00AF1890">
        <w:rPr>
          <w:i/>
          <w:iCs/>
        </w:rPr>
        <w:t>Hevea</w:t>
      </w:r>
      <w:r w:rsidR="00AF1890" w:rsidRPr="00AF1890">
        <w:t xml:space="preserve"> populations </w:t>
      </w:r>
      <w:r w:rsidR="002B77FD">
        <w:t xml:space="preserve">in the Amazon Basin </w:t>
      </w:r>
      <w:r w:rsidR="00AF1890" w:rsidRPr="00AF1890">
        <w:t xml:space="preserve">yielded multiple entirely novel lineages of </w:t>
      </w:r>
      <w:r w:rsidR="00AF1890" w:rsidRPr="00AF1890">
        <w:rPr>
          <w:i/>
          <w:iCs/>
        </w:rPr>
        <w:t>Tolypocladium</w:t>
      </w:r>
      <w:r w:rsidR="00792BCB">
        <w:rPr>
          <w:i/>
          <w:iCs/>
        </w:rPr>
        <w:t xml:space="preserve"> </w:t>
      </w:r>
      <w:r w:rsidR="002B77FD">
        <w:rPr>
          <w:i/>
          <w:iCs/>
        </w:rPr>
        <w:fldChar w:fldCharType="begin"/>
      </w:r>
      <w:r w:rsidR="002B77FD">
        <w:rPr>
          <w:i/>
          <w:iCs/>
        </w:rPr>
        <w:instrText xml:space="preserve"> ADDIN ZOTERO_ITEM CSL_CITATION {"citationID":"ULEjCMyD","properties":{"unsorted":false,"formattedCitation":"(Gazis {\\i{}et al.}, 2014)","plainCitation":"(Gazis et al., 2014)","noteIndex":0},"citationItems":[{"id":46629,"uris":["http://zotero.org/users/6275788/items/MI6SRB7I"],"itemData":{"id":46629,"type":"article-journal","abstract":"The objective of this study was to identify a group of unknown endophytic fungal isolates from the living sapwood of wild and planted Hevea (rubber tree) populations. Three novel lineages of Tolypocladium are described based on molecular and morphological data. Findings from this study open a window for novel hypotheses regarding the ecology and role of endophytes within plant communities as well as trait evolution and potential forces driving diversification of Cordyceps-like fungi. This study stresses the importance of integrating asexual and sexual fungal states for a more complete understanding of the natural history of this diverse group. In addition, it highlights the study of fungi in the sapwood of tropical trees as habitat for the discovery of novel fungal lineages and substrate associations.","container-title":"Mycologia","DOI":"10.3852/13-346","ISSN":"0027-5514, 1557-2536","issue":"6","journalAbbreviation":"Mycologia","language":"en","page":"1090-1105","source":"DOI.org (Crossref)","title":"Novel endophytic lineages of &lt;i&gt;Tolypocladium&lt;/i&gt; provide new insights into the ecology and evolution of &lt;i&gt;Cordyceps&lt;/i&gt; -like fungi","volume":"106","author":[{"family":"Gazis","given":"Romina"},{"family":"Skaltsas","given":"Demetra"},{"family":"Chaverri","given":"Priscila"}],"issued":{"date-parts":[["2014",11]]}}}],"schema":"https://github.com/citation-style-language/schema/raw/master/csl-citation.json"} </w:instrText>
      </w:r>
      <w:r w:rsidR="002B77FD">
        <w:rPr>
          <w:i/>
          <w:iCs/>
        </w:rPr>
        <w:fldChar w:fldCharType="separate"/>
      </w:r>
      <w:r w:rsidR="002B77FD" w:rsidRPr="002B77FD">
        <w:rPr>
          <w:rFonts w:ascii="Aptos" w:hAnsi="Aptos" w:cs="Times New Roman"/>
        </w:rPr>
        <w:t xml:space="preserve">(Gazis </w:t>
      </w:r>
      <w:r w:rsidR="002B77FD" w:rsidRPr="002B77FD">
        <w:rPr>
          <w:rFonts w:ascii="Aptos" w:hAnsi="Aptos" w:cs="Times New Roman"/>
          <w:i/>
          <w:iCs/>
        </w:rPr>
        <w:t>et al.</w:t>
      </w:r>
      <w:r w:rsidR="002B77FD" w:rsidRPr="002B77FD">
        <w:rPr>
          <w:rFonts w:ascii="Aptos" w:hAnsi="Aptos" w:cs="Times New Roman"/>
        </w:rPr>
        <w:t>, 2014)</w:t>
      </w:r>
      <w:r w:rsidR="002B77FD">
        <w:rPr>
          <w:i/>
          <w:iCs/>
        </w:rPr>
        <w:fldChar w:fldCharType="end"/>
      </w:r>
      <w:r w:rsidR="00AF1890" w:rsidRPr="00AF1890">
        <w:t>.</w:t>
      </w:r>
      <w:r w:rsidR="00AF1890">
        <w:t xml:space="preserve"> </w:t>
      </w:r>
      <w:r w:rsidR="00D1197D" w:rsidRPr="00D1197D">
        <w:t>These discoveries highlight the opportunity cost of a research landscape driven by institutional economics rather than global biodiversity.</w:t>
      </w:r>
    </w:p>
    <w:p w14:paraId="25561D50" w14:textId="2B14E97F" w:rsidR="009F4D6D" w:rsidRDefault="00F10295">
      <w:pPr>
        <w:pStyle w:val="Heading3"/>
      </w:pPr>
      <w:bookmarkStart w:id="42" w:name="X74ce0a8a37492e58df89abadb7679730f33fc06"/>
      <w:bookmarkEnd w:id="41"/>
      <w:r>
        <w:t>The Utility and Limitations of an Abstract-</w:t>
      </w:r>
      <w:r w:rsidR="00470874">
        <w:t>Dominated</w:t>
      </w:r>
      <w:r>
        <w:t xml:space="preserve"> Audit</w:t>
      </w:r>
    </w:p>
    <w:p w14:paraId="0B40849C" w14:textId="5A9384F6" w:rsidR="00C042D8" w:rsidRDefault="00297C8A">
      <w:pPr>
        <w:pStyle w:val="FirstParagraph"/>
      </w:pPr>
      <w:r w:rsidRPr="00297C8A">
        <w:t xml:space="preserve">Given that over 83% of the analyzed </w:t>
      </w:r>
      <w:r>
        <w:t>dataset</w:t>
      </w:r>
      <w:r w:rsidRPr="00297C8A">
        <w:t xml:space="preserve"> remains behind paywalls, conducting a global-scale synthesis requires utilizing abstract-level data.</w:t>
      </w:r>
      <w:r w:rsidR="002748B5" w:rsidRPr="002748B5">
        <w:t xml:space="preserve"> </w:t>
      </w:r>
      <w:r w:rsidR="008D1D3C" w:rsidRPr="008D1D3C">
        <w:t>While this approach inherently miss</w:t>
      </w:r>
      <w:r w:rsidR="008D1D3C">
        <w:t>es</w:t>
      </w:r>
      <w:r w:rsidR="008D1D3C" w:rsidRPr="008D1D3C">
        <w:t xml:space="preserve"> endophyte occurrences buried in full texts or supplementary next-generation sequencing tables, our methodology serves as a robust, systematic field audit of the most visible and accessible scientific evidence.</w:t>
      </w:r>
    </w:p>
    <w:p w14:paraId="0981683D" w14:textId="26B89296" w:rsidR="00B7696B" w:rsidRDefault="007E1F30">
      <w:pPr>
        <w:pStyle w:val="FirstParagraph"/>
      </w:pPr>
      <w:r w:rsidRPr="007E1F30">
        <w:t xml:space="preserve">Our direct comparison of </w:t>
      </w:r>
      <w:r w:rsidR="00C042D8">
        <w:t>the abstract-only and full-text datasets</w:t>
      </w:r>
      <w:r w:rsidRPr="007E1F30">
        <w:t xml:space="preserve"> </w:t>
      </w:r>
      <w:r w:rsidR="00B17AF8">
        <w:t>supports</w:t>
      </w:r>
      <w:r w:rsidRPr="007E1F30">
        <w:t xml:space="preserve"> the validity of this approach. While full-text parsing extracted a higher relative density of plant</w:t>
      </w:r>
      <w:r>
        <w:t>-</w:t>
      </w:r>
      <w:r w:rsidRPr="007E1F30">
        <w:t>fungal rows (10,248 interactions from 3,0</w:t>
      </w:r>
      <w:r w:rsidR="008D6BD6">
        <w:t>68</w:t>
      </w:r>
      <w:r w:rsidRPr="007E1F30">
        <w:t xml:space="preserve"> papers) than abstract mining (29,874 interactions from 15,68</w:t>
      </w:r>
      <w:r w:rsidR="008D6BD6">
        <w:t>2</w:t>
      </w:r>
      <w:r w:rsidRPr="007E1F30">
        <w:t xml:space="preserve"> papers), the underlying macroecological signals remained unchanged. The strong socioeconomic bias linking research intensity to national wealth was statistically </w:t>
      </w:r>
      <w:r w:rsidR="00C97032">
        <w:t>similar</w:t>
      </w:r>
      <w:r w:rsidRPr="007E1F30">
        <w:t xml:space="preserve"> </w:t>
      </w:r>
      <w:r w:rsidR="00C97032">
        <w:t>between</w:t>
      </w:r>
      <w:r w:rsidRPr="007E1F30">
        <w:t xml:space="preserve"> abstract-level data (Spearman’s ρ=0.78) </w:t>
      </w:r>
      <w:r w:rsidR="00C97032">
        <w:t>and</w:t>
      </w:r>
      <w:r w:rsidRPr="007E1F30">
        <w:t xml:space="preserve"> full-text subsets (ρ=0.83). </w:t>
      </w:r>
      <w:r w:rsidR="00B7696B" w:rsidRPr="00B7696B">
        <w:t xml:space="preserve">While abstract-mining captured a lower density of total interactions per document compared to full-text parsing, it demonstrated high fidelity in identifying host-taxonomic knowledge gaps, yielding Jaccard similarity indices above 0.85 for family-level lineages. This indicates that abstract-led mining is a reliable tool for </w:t>
      </w:r>
      <w:commentRangeStart w:id="43"/>
      <w:r w:rsidR="00B7696B" w:rsidRPr="00B7696B">
        <w:t>identifying</w:t>
      </w:r>
      <w:commentRangeEnd w:id="43"/>
      <w:r w:rsidR="00DB2457" w:rsidRPr="00B7696B">
        <w:rPr>
          <w:rStyle w:val="CommentReference"/>
          <w:sz w:val="24"/>
          <w:szCs w:val="24"/>
        </w:rPr>
        <w:commentReference w:id="43"/>
      </w:r>
      <w:r w:rsidR="00B7696B" w:rsidRPr="00B7696B">
        <w:t xml:space="preserve"> broad-scale </w:t>
      </w:r>
      <w:r w:rsidR="00B7696B" w:rsidRPr="00B7696B">
        <w:lastRenderedPageBreak/>
        <w:t>taxonomic biases</w:t>
      </w:r>
      <w:r w:rsidR="00B7696B">
        <w:t xml:space="preserve"> in this study</w:t>
      </w:r>
      <w:r w:rsidR="00B7696B" w:rsidRPr="00B7696B">
        <w:t>, even if it lacks the granular resolution of full-text primary data.</w:t>
      </w:r>
    </w:p>
    <w:p w14:paraId="50735137" w14:textId="57370C39" w:rsidR="00155ED1" w:rsidRPr="00155ED1" w:rsidRDefault="00680DDC" w:rsidP="0033228E">
      <w:pPr>
        <w:pStyle w:val="FirstParagraph"/>
      </w:pPr>
      <w:r>
        <w:t>T</w:t>
      </w:r>
      <w:r w:rsidR="002748B5">
        <w:t>his approach highlights the systematic barriers created by paywalled science</w:t>
      </w:r>
      <w:r w:rsidR="00E343BB">
        <w:t>.</w:t>
      </w:r>
      <w:r w:rsidR="002748B5">
        <w:t xml:space="preserve"> </w:t>
      </w:r>
      <w:r w:rsidR="00155ED1">
        <w:t>By relying on the most commonly accessible part of a publication, our analysis maps the boundaries of our default knowledge. Ultimately, these boundaries are defined less by biology than by the accessibility of the literature itself.</w:t>
      </w:r>
    </w:p>
    <w:p w14:paraId="25561D52" w14:textId="2D2BAD58" w:rsidR="009F4D6D" w:rsidRDefault="00F10295">
      <w:pPr>
        <w:pStyle w:val="Heading3"/>
      </w:pPr>
      <w:bookmarkStart w:id="44" w:name="a-roadmap-for-future-sampling"/>
      <w:bookmarkEnd w:id="42"/>
      <w:r>
        <w:t>A Roadmap for Future Sampling</w:t>
      </w:r>
    </w:p>
    <w:p w14:paraId="19EA446F" w14:textId="6CDEC334" w:rsidR="007E6B33" w:rsidRPr="007E6B33" w:rsidRDefault="00F10295" w:rsidP="007E6B33">
      <w:pPr>
        <w:pStyle w:val="FirstParagraph"/>
      </w:pPr>
      <w:r>
        <w:t>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w:t>
      </w:r>
      <w:r w:rsidR="00C17938">
        <w:t xml:space="preserve">. </w:t>
      </w:r>
      <w:r w:rsidR="00C17938" w:rsidRPr="00C17938">
        <w:t>We provide comprehensive priority lists of these understudied taxa at the phylum, family, genus, and species levels, alongside a list of 133 severely under-sampled countries, as Supplementary Data.</w:t>
      </w:r>
      <w:r>
        <w:t xml:space="preserve"> Our analysis shows a heavy concentration on economically important plant families</w:t>
      </w:r>
      <w:r w:rsidR="00365A96">
        <w:t xml:space="preserve"> </w:t>
      </w:r>
      <w:r w:rsidR="00D1197D">
        <w:t xml:space="preserve">(e.g. </w:t>
      </w:r>
      <w:r w:rsidR="00D1197D" w:rsidRPr="00D1197D">
        <w:t>Poaceae, Fabaceae</w:t>
      </w:r>
      <w:r w:rsidR="00D1197D">
        <w:t>)</w:t>
      </w:r>
      <w:r w:rsidR="003F15C1">
        <w:t>, all within the Tracheophyta phylum</w:t>
      </w:r>
      <w:r>
        <w:t>. A concerted effort to sample early-diverging and non-vascular plant lineages</w:t>
      </w:r>
      <w:r w:rsidR="00551B98">
        <w:t xml:space="preserve"> </w:t>
      </w:r>
      <w:r>
        <w:t xml:space="preserve">would provide crucial insights into the evolutionary history of endophytism. Second, research must expand into high-biodiversity, low-GDP regions. </w:t>
      </w:r>
      <w:r w:rsidR="007F152F" w:rsidRPr="007F152F">
        <w:t>Countries such as Tonga, Angola, and Armenia, along with large portions of Africa and Central Asia, represent gaps</w:t>
      </w:r>
      <w:r>
        <w:t xml:space="preserve">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r w:rsidR="00DD75DB">
        <w:t xml:space="preserve"> </w:t>
      </w:r>
      <w:r w:rsidR="00DD75DB" w:rsidRPr="00085BBB">
        <w:t xml:space="preserve">These outputs provide a concrete roadmap for targeted sampling efforts designed to fill the most significant gaps in </w:t>
      </w:r>
      <w:r w:rsidR="007E6B33" w:rsidRPr="00085BBB">
        <w:t>ou</w:t>
      </w:r>
      <w:r w:rsidR="00DD75DB" w:rsidRPr="00085BBB">
        <w:t>r current understanding of global endophyte diversity.</w:t>
      </w:r>
    </w:p>
    <w:p w14:paraId="53DA89FF" w14:textId="4A95BD37" w:rsidR="007E6B33" w:rsidRDefault="007E6B33" w:rsidP="00267A70">
      <w:pPr>
        <w:pStyle w:val="Style1"/>
      </w:pPr>
      <w:r>
        <w:lastRenderedPageBreak/>
        <w:t>Conclusions</w:t>
      </w:r>
    </w:p>
    <w:p w14:paraId="0E8964CF" w14:textId="1329E947" w:rsidR="00001FF1" w:rsidRDefault="00001FF1" w:rsidP="009A6DBD">
      <w:pPr>
        <w:pStyle w:val="Style1"/>
        <w:rPr>
          <w:rFonts w:eastAsiaTheme="minorHAnsi" w:cstheme="minorBidi"/>
          <w:color w:val="auto"/>
          <w:sz w:val="24"/>
          <w:szCs w:val="24"/>
        </w:rPr>
      </w:pPr>
      <w:r>
        <w:rPr>
          <w:rFonts w:eastAsiaTheme="minorHAnsi" w:cstheme="minorBidi"/>
          <w:color w:val="auto"/>
          <w:sz w:val="24"/>
          <w:szCs w:val="24"/>
        </w:rPr>
        <w:t>W</w:t>
      </w:r>
      <w:r w:rsidRPr="00001FF1">
        <w:rPr>
          <w:rFonts w:eastAsiaTheme="minorHAnsi" w:cstheme="minorBidi"/>
          <w:color w:val="auto"/>
          <w:sz w:val="24"/>
          <w:szCs w:val="24"/>
        </w:rPr>
        <w:t xml:space="preserve">hile the foundational premise of endophyte ubiquity is frequently repeated, the globally aggregated evidence base is currently insufficient to validate unqualified ecological generalizations across the Tree of Life. More precisely, the data demonstrate that every plant lineage examined to date hosts </w:t>
      </w:r>
      <w:r w:rsidR="004A3F61">
        <w:rPr>
          <w:rFonts w:eastAsiaTheme="minorHAnsi" w:cstheme="minorBidi"/>
          <w:color w:val="auto"/>
          <w:sz w:val="24"/>
          <w:szCs w:val="24"/>
        </w:rPr>
        <w:t xml:space="preserve">fungal </w:t>
      </w:r>
      <w:r w:rsidRPr="00001FF1">
        <w:rPr>
          <w:rFonts w:eastAsiaTheme="minorHAnsi" w:cstheme="minorBidi"/>
          <w:color w:val="auto"/>
          <w:sz w:val="24"/>
          <w:szCs w:val="24"/>
        </w:rPr>
        <w:t>endophytes</w:t>
      </w:r>
      <w:r w:rsidR="001C15C3">
        <w:rPr>
          <w:rFonts w:eastAsiaTheme="minorHAnsi" w:cstheme="minorBidi"/>
          <w:color w:val="auto"/>
          <w:sz w:val="24"/>
          <w:szCs w:val="24"/>
        </w:rPr>
        <w:t>.</w:t>
      </w:r>
      <w:r w:rsidRPr="00001FF1">
        <w:rPr>
          <w:rFonts w:eastAsiaTheme="minorHAnsi" w:cstheme="minorBidi"/>
          <w:color w:val="auto"/>
          <w:sz w:val="24"/>
          <w:szCs w:val="24"/>
        </w:rPr>
        <w:t xml:space="preserve"> </w:t>
      </w:r>
      <w:r w:rsidR="001C15C3">
        <w:rPr>
          <w:rFonts w:eastAsiaTheme="minorHAnsi" w:cstheme="minorBidi"/>
          <w:color w:val="auto"/>
          <w:sz w:val="24"/>
          <w:szCs w:val="24"/>
        </w:rPr>
        <w:t>H</w:t>
      </w:r>
      <w:r w:rsidRPr="00001FF1">
        <w:rPr>
          <w:rFonts w:eastAsiaTheme="minorHAnsi" w:cstheme="minorBidi"/>
          <w:color w:val="auto"/>
          <w:sz w:val="24"/>
          <w:szCs w:val="24"/>
        </w:rPr>
        <w:t>owever, the scope of what has been examined is fundamentally constrained by human economics. The current literature represents a structural reflection of national wealth and applied agricultural priorities</w:t>
      </w:r>
      <w:r>
        <w:rPr>
          <w:rFonts w:eastAsiaTheme="minorHAnsi" w:cstheme="minorBidi"/>
          <w:color w:val="auto"/>
          <w:sz w:val="24"/>
          <w:szCs w:val="24"/>
        </w:rPr>
        <w:t xml:space="preserve"> </w:t>
      </w:r>
      <w:r w:rsidRPr="00001FF1">
        <w:rPr>
          <w:rFonts w:eastAsiaTheme="minorHAnsi" w:cstheme="minorBidi"/>
          <w:color w:val="auto"/>
          <w:sz w:val="24"/>
          <w:szCs w:val="24"/>
        </w:rPr>
        <w:t>rather than a strategic effort to document global biodiversity. Addressing these deep systemic gaps presents an immense opportunity for ecological discovery.</w:t>
      </w:r>
    </w:p>
    <w:p w14:paraId="40B5B48E" w14:textId="6DC9FDFF" w:rsidR="009A6DBD" w:rsidRDefault="00F974AB" w:rsidP="009A6DBD">
      <w:pPr>
        <w:pStyle w:val="Style1"/>
        <w:rPr>
          <w:rFonts w:eastAsiaTheme="minorHAnsi" w:cstheme="minorBidi"/>
          <w:color w:val="auto"/>
          <w:sz w:val="24"/>
          <w:szCs w:val="24"/>
        </w:rPr>
      </w:pPr>
      <w:r w:rsidRPr="00F974AB">
        <w:rPr>
          <w:rFonts w:eastAsiaTheme="minorHAnsi" w:cstheme="minorBidi"/>
          <w:color w:val="auto"/>
          <w:sz w:val="24"/>
          <w:szCs w:val="24"/>
        </w:rPr>
        <w:t xml:space="preserve">Moving forward, endophyte ecology </w:t>
      </w:r>
      <w:commentRangeStart w:id="45"/>
      <w:r w:rsidRPr="00F974AB">
        <w:rPr>
          <w:rFonts w:eastAsiaTheme="minorHAnsi" w:cstheme="minorBidi"/>
          <w:color w:val="auto"/>
          <w:sz w:val="24"/>
          <w:szCs w:val="24"/>
        </w:rPr>
        <w:t xml:space="preserve">must proactively </w:t>
      </w:r>
      <w:commentRangeEnd w:id="45"/>
      <w:r w:rsidR="00DB2457" w:rsidRPr="00F974AB">
        <w:rPr>
          <w:rStyle w:val="CommentReference"/>
          <w:rFonts w:eastAsiaTheme="minorHAnsi" w:cstheme="minorBidi"/>
          <w:color w:val="auto"/>
          <w:sz w:val="24"/>
          <w:szCs w:val="24"/>
        </w:rPr>
        <w:commentReference w:id="45"/>
      </w:r>
      <w:r w:rsidRPr="00F974AB">
        <w:rPr>
          <w:rFonts w:eastAsiaTheme="minorHAnsi" w:cstheme="minorBidi"/>
          <w:color w:val="auto"/>
          <w:sz w:val="24"/>
          <w:szCs w:val="24"/>
        </w:rPr>
        <w:t>decouple research intensity from national institutional capacity.</w:t>
      </w:r>
      <w:r w:rsidR="009A6DBD" w:rsidRPr="009A6DBD">
        <w:rPr>
          <w:rFonts w:eastAsiaTheme="minorHAnsi" w:cstheme="minorBidi"/>
          <w:color w:val="auto"/>
          <w:sz w:val="24"/>
          <w:szCs w:val="24"/>
        </w:rPr>
        <w:t xml:space="preserve"> We recommend </w:t>
      </w:r>
      <w:r w:rsidR="007F3B6A">
        <w:rPr>
          <w:rFonts w:eastAsiaTheme="minorHAnsi" w:cstheme="minorBidi"/>
          <w:color w:val="auto"/>
          <w:sz w:val="24"/>
          <w:szCs w:val="24"/>
        </w:rPr>
        <w:t>implementing</w:t>
      </w:r>
      <w:r w:rsidR="009A6DBD" w:rsidRPr="009A6DBD">
        <w:rPr>
          <w:rFonts w:eastAsiaTheme="minorHAnsi" w:cstheme="minorBidi"/>
          <w:color w:val="auto"/>
          <w:sz w:val="24"/>
          <w:szCs w:val="24"/>
        </w:rPr>
        <w:t xml:space="preserve"> the data-driven priority roadmap established in this study by specifically targeting early-diverging plant lineages and under-sampled, high-biodiversity regions. This will allow the next generation of plant-fungal ecological research to transition from simply asserting universal distribution to systematically uncovering the true functional and evolutionary mechanics of these critical plant-fungal symbioses.</w:t>
      </w:r>
    </w:p>
    <w:p w14:paraId="5200AB08" w14:textId="19D7B3D0" w:rsidR="00267A70" w:rsidRDefault="00234BDB" w:rsidP="00267A70">
      <w:pPr>
        <w:pStyle w:val="Style1"/>
      </w:pPr>
      <w:r>
        <w:t>Acknowledgements</w:t>
      </w:r>
    </w:p>
    <w:p w14:paraId="289555AA" w14:textId="23E98EDD" w:rsidR="00234BDB" w:rsidRDefault="00267A70" w:rsidP="00267A70">
      <w:r>
        <w:t>This work was supported by National Science Foundation (NSF) MacroSystems grant DEB-1340852 (C.A.G.), US Department of Energy program in Systems Biology Research to 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417FE0BB"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N.M., N.C.J., and C.A.G. </w:t>
      </w:r>
      <w:r w:rsidR="00830434">
        <w:t>advised throughout the project and edited the manuscript.</w:t>
      </w:r>
    </w:p>
    <w:p w14:paraId="25561D54" w14:textId="12152C23" w:rsidR="009F4D6D" w:rsidRDefault="001431F9">
      <w:pPr>
        <w:pStyle w:val="Heading2"/>
      </w:pPr>
      <w:bookmarkStart w:id="46" w:name="figure-captions"/>
      <w:bookmarkEnd w:id="33"/>
      <w:bookmarkEnd w:id="44"/>
      <w:r>
        <w:lastRenderedPageBreak/>
        <w:t>Supplementary Figures</w:t>
      </w:r>
    </w:p>
    <w:p w14:paraId="132ABF90" w14:textId="6A03B307" w:rsidR="00F544F9" w:rsidRDefault="00F544F9" w:rsidP="00F544F9">
      <w:pPr>
        <w:pStyle w:val="BodyText"/>
      </w:pPr>
      <w:r>
        <w:rPr>
          <w:noProof/>
        </w:rPr>
        <w:drawing>
          <wp:inline distT="0" distB="0" distL="0" distR="0" wp14:anchorId="2AF80AD5" wp14:editId="458E0818">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52822577" w14:textId="6EC14BCE" w:rsidR="00F544F9" w:rsidRPr="00F544F9" w:rsidRDefault="00F544F9" w:rsidP="00F544F9">
      <w:pPr>
        <w:pStyle w:val="BodyText"/>
      </w:pPr>
      <w:r w:rsidRPr="00B616FF">
        <w:rPr>
          <w:b/>
          <w:bCs/>
        </w:rPr>
        <w:t>Figure S1.</w:t>
      </w:r>
      <w:r>
        <w:t xml:space="preserve"> </w:t>
      </w:r>
      <w:r w:rsidR="00B616FF">
        <w:t>Top 8 most studied plant families in the dataset over time, showing the prevalence of Poaceae in the dataset of studied plant hosts.</w:t>
      </w:r>
    </w:p>
    <w:bookmarkEnd w:id="3"/>
    <w:bookmarkEnd w:id="46"/>
    <w:p w14:paraId="343DB548" w14:textId="35C252F9" w:rsidR="00526817" w:rsidRDefault="00322EC2">
      <w:pPr>
        <w:pStyle w:val="BodyT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7FF40" w14:textId="7B002BFD" w:rsidR="00322EC2" w:rsidRDefault="00322EC2">
      <w:pPr>
        <w:pStyle w:val="BodyText"/>
      </w:pPr>
      <w:r>
        <w:rPr>
          <w:b/>
          <w:bCs/>
        </w:rPr>
        <w:t>Figure S</w:t>
      </w:r>
      <w:r w:rsidR="00F544F9">
        <w:rPr>
          <w:b/>
          <w:bCs/>
        </w:rPr>
        <w:t>2</w:t>
      </w:r>
      <w:r>
        <w:rPr>
          <w:b/>
          <w:bCs/>
        </w:rPr>
        <w:t xml:space="preserve">: </w:t>
      </w:r>
      <w:r w:rsidR="00034A20">
        <w:t xml:space="preserve">Most frequently studied plant tissues for fungal </w:t>
      </w:r>
      <w:commentRangeStart w:id="47"/>
      <w:r w:rsidR="00034A20">
        <w:t>endophytes</w:t>
      </w:r>
      <w:commentRangeEnd w:id="47"/>
      <w:r w:rsidR="00B83FE7">
        <w:rPr>
          <w:rStyle w:val="CommentReference"/>
          <w:sz w:val="24"/>
          <w:szCs w:val="24"/>
        </w:rPr>
        <w:commentReference w:id="47"/>
      </w:r>
      <w:r w:rsidR="00034A20">
        <w:t xml:space="preserve">. </w:t>
      </w:r>
    </w:p>
    <w:p w14:paraId="30A5558A" w14:textId="77777777" w:rsidR="00073BEE" w:rsidRDefault="00073BEE" w:rsidP="00073BEE">
      <w:pPr>
        <w:pStyle w:val="BodyText"/>
      </w:pPr>
      <w:r>
        <w:rPr>
          <w:noProof/>
        </w:rPr>
        <w:drawing>
          <wp:inline distT="0" distB="0" distL="0" distR="0" wp14:anchorId="1B967A2B" wp14:editId="76D982EF">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51CF5FAE" w14:textId="5471C098" w:rsidR="00073BEE" w:rsidRDefault="00073BEE" w:rsidP="00073BEE">
      <w:pPr>
        <w:pStyle w:val="BodyText"/>
      </w:pPr>
      <w:r>
        <w:rPr>
          <w:b/>
          <w:bCs/>
        </w:rPr>
        <w:t>Figure S</w:t>
      </w:r>
      <w:r w:rsidR="00F544F9">
        <w:rPr>
          <w:b/>
          <w:bCs/>
        </w:rPr>
        <w:t>3</w:t>
      </w:r>
      <w:r>
        <w:rPr>
          <w:b/>
          <w:bCs/>
        </w:rPr>
        <w:t>.</w:t>
      </w:r>
      <w:r>
        <w:t xml:space="preserve"> Correlation heatmap of research effort, socioeconomic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p>
    <w:p w14:paraId="7F95CB4D" w14:textId="77777777" w:rsidR="00073BEE" w:rsidRPr="00322EC2" w:rsidRDefault="00073BEE">
      <w:pPr>
        <w:pStyle w:val="BodyText"/>
      </w:pPr>
    </w:p>
    <w:p w14:paraId="67F9C495" w14:textId="77777777" w:rsidR="00526817" w:rsidRDefault="00E942C8">
      <w:pPr>
        <w:pStyle w:val="BodyText"/>
      </w:pPr>
      <w:r>
        <w:t>Other potential supplemental figures we can include:</w:t>
      </w:r>
    </w:p>
    <w:p w14:paraId="73F7894D" w14:textId="77777777" w:rsidR="00E942C8" w:rsidRDefault="00E942C8">
      <w:pPr>
        <w:pStyle w:val="BodyText"/>
      </w:pPr>
    </w:p>
    <w:p w14:paraId="7A5B54DE" w14:textId="77777777" w:rsidR="00E942C8" w:rsidRDefault="006C06B3">
      <w:pPr>
        <w:pStyle w:val="BodyText"/>
      </w:pPr>
      <w:commentRangeStart w:id="48"/>
      <w:r>
        <w:rPr>
          <w:noProof/>
        </w:rPr>
        <w:drawing>
          <wp:inline distT="0" distB="0" distL="0" distR="0" wp14:anchorId="5F2DB793" wp14:editId="77E85D96">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commentRangeEnd w:id="48"/>
      <w:r w:rsidR="00B83FE7">
        <w:rPr>
          <w:rStyle w:val="CommentReference"/>
          <w:sz w:val="24"/>
          <w:szCs w:val="24"/>
        </w:rPr>
        <w:commentReference w:id="48"/>
      </w:r>
    </w:p>
    <w:p w14:paraId="1CD3B945" w14:textId="5E39B947" w:rsidR="006C06B3" w:rsidRDefault="006C06B3">
      <w:pPr>
        <w:pStyle w:val="BodyText"/>
      </w:pPr>
    </w:p>
    <w:p w14:paraId="01773FD9" w14:textId="77777777" w:rsidR="00E942C8" w:rsidRDefault="004A28CD">
      <w:pPr>
        <w:pStyle w:val="BodyText"/>
      </w:pPr>
      <w:r>
        <w:rPr>
          <w:noProof/>
        </w:rPr>
        <w:lastRenderedPageBreak/>
        <w:drawing>
          <wp:inline distT="0" distB="0" distL="0" distR="0" wp14:anchorId="603F1C76" wp14:editId="7033B3F4">
            <wp:extent cx="5943600" cy="3782060"/>
            <wp:effectExtent l="0" t="0" r="0" b="0"/>
            <wp:docPr id="207606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p>
    <w:p w14:paraId="56D908A6" w14:textId="77777777" w:rsidR="00450237" w:rsidRDefault="007E681B">
      <w:pPr>
        <w:pStyle w:val="BodyText"/>
      </w:pPr>
      <w:commentRangeStart w:id="49"/>
      <w:r>
        <w:rPr>
          <w:noProof/>
        </w:rPr>
        <w:drawing>
          <wp:inline distT="0" distB="0" distL="0" distR="0" wp14:anchorId="0A8B96B9" wp14:editId="2821ED15">
            <wp:extent cx="5943600" cy="4160520"/>
            <wp:effectExtent l="0" t="0" r="0" b="0"/>
            <wp:docPr id="12799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commentRangeEnd w:id="49"/>
      <w:r w:rsidR="00B83FE7">
        <w:rPr>
          <w:rStyle w:val="CommentReference"/>
          <w:sz w:val="24"/>
          <w:szCs w:val="24"/>
        </w:rPr>
        <w:commentReference w:id="49"/>
      </w:r>
    </w:p>
    <w:p w14:paraId="10BC5715" w14:textId="77777777" w:rsidR="00526817" w:rsidRDefault="00526817">
      <w:pPr>
        <w:pStyle w:val="BodyText"/>
      </w:pPr>
    </w:p>
    <w:p w14:paraId="0A94B73F" w14:textId="0F4B3D24" w:rsidR="00526817" w:rsidRDefault="00526817">
      <w:pPr>
        <w:pStyle w:val="BodyText"/>
      </w:pPr>
      <w:r>
        <w:t xml:space="preserve">Works </w:t>
      </w:r>
      <w:commentRangeStart w:id="50"/>
      <w:commentRangeStart w:id="51"/>
      <w:r>
        <w:t>Cited</w:t>
      </w:r>
      <w:commentRangeEnd w:id="50"/>
      <w:r>
        <w:rPr>
          <w:rStyle w:val="CommentReference"/>
          <w:sz w:val="24"/>
          <w:szCs w:val="24"/>
        </w:rPr>
        <w:commentReference w:id="50"/>
      </w:r>
      <w:commentRangeEnd w:id="51"/>
      <w:r w:rsidR="00126178">
        <w:rPr>
          <w:rStyle w:val="CommentReference"/>
          <w:sz w:val="24"/>
          <w:szCs w:val="24"/>
        </w:rPr>
        <w:commentReference w:id="51"/>
      </w:r>
    </w:p>
    <w:p w14:paraId="0B236C8C" w14:textId="77777777" w:rsidR="00B71598" w:rsidRPr="00B71598" w:rsidRDefault="00526817" w:rsidP="00B71598">
      <w:pPr>
        <w:pStyle w:val="Bibliography"/>
      </w:pPr>
      <w:r>
        <w:fldChar w:fldCharType="begin"/>
      </w:r>
      <w:r w:rsidR="00B71598">
        <w:instrText xml:space="preserve"> ADDIN ZOTERO_BIBL {"uncited":[],"omitted":[],"custom":[]} CSL_BIBLIOGRAPHY </w:instrText>
      </w:r>
      <w:r>
        <w:fldChar w:fldCharType="separate"/>
      </w:r>
      <w:r w:rsidR="00B71598" w:rsidRPr="00B71598">
        <w:rPr>
          <w:b/>
          <w:bCs/>
        </w:rPr>
        <w:t>Arnold A, Lutzoni F</w:t>
      </w:r>
      <w:r w:rsidR="00B71598" w:rsidRPr="00B71598">
        <w:t xml:space="preserve">. </w:t>
      </w:r>
      <w:r w:rsidR="00B71598" w:rsidRPr="00B71598">
        <w:rPr>
          <w:b/>
          <w:bCs/>
        </w:rPr>
        <w:t>2007</w:t>
      </w:r>
      <w:r w:rsidR="00B71598" w:rsidRPr="00B71598">
        <w:t xml:space="preserve">. Diversity and host range of foliar fungal endophytes: Are tropical leaves biodiversity hotspots? </w:t>
      </w:r>
      <w:r w:rsidR="00B71598" w:rsidRPr="00B71598">
        <w:rPr>
          <w:i/>
          <w:iCs/>
        </w:rPr>
        <w:t>Ecology</w:t>
      </w:r>
      <w:r w:rsidR="00B71598" w:rsidRPr="00B71598">
        <w:t xml:space="preserve"> </w:t>
      </w:r>
      <w:r w:rsidR="00B71598" w:rsidRPr="00B71598">
        <w:rPr>
          <w:b/>
          <w:bCs/>
        </w:rPr>
        <w:t>88</w:t>
      </w:r>
      <w:r w:rsidR="00B71598" w:rsidRPr="00B71598">
        <w:t>: 541–549.</w:t>
      </w:r>
    </w:p>
    <w:p w14:paraId="6907DAF9" w14:textId="77777777" w:rsidR="00B71598" w:rsidRPr="00B71598" w:rsidRDefault="00B71598" w:rsidP="00B71598">
      <w:pPr>
        <w:pStyle w:val="Bibliography"/>
      </w:pPr>
      <w:r w:rsidRPr="00B71598">
        <w:rPr>
          <w:b/>
          <w:bCs/>
        </w:rPr>
        <w:t xml:space="preserve">Bertini L, Perazzolli M, Proietti S, Capaldi G, Savatin D, Bigini V, Longa C, Basaglia M, Favaro L, Casella S, </w:t>
      </w:r>
      <w:r w:rsidRPr="00B71598">
        <w:rPr>
          <w:b/>
          <w:bCs/>
          <w:i/>
          <w:iCs/>
        </w:rPr>
        <w:t>et al.</w:t>
      </w:r>
      <w:r w:rsidRPr="00B71598">
        <w:t xml:space="preserve"> </w:t>
      </w:r>
      <w:r w:rsidRPr="00B71598">
        <w:rPr>
          <w:b/>
          <w:bCs/>
        </w:rPr>
        <w:t>2022</w:t>
      </w:r>
      <w:r w:rsidRPr="00B71598">
        <w:t xml:space="preserve">. Biodiversity and Bioprospecting of Fungal Endophytes from the Antarctic Plant </w:t>
      </w:r>
      <w:r w:rsidRPr="00546DEC">
        <w:rPr>
          <w:i/>
          <w:iCs/>
          <w:rPrChange w:id="52" w:author="Catherine A Gehring" w:date="2026-06-12T08:37:00Z" w16du:dateUtc="2026-06-12T15:37:00Z">
            <w:rPr/>
          </w:rPrChange>
        </w:rPr>
        <w:t>Colobanthus quitensis</w:t>
      </w:r>
      <w:r w:rsidRPr="00B71598">
        <w:t xml:space="preserve">. </w:t>
      </w:r>
      <w:r w:rsidRPr="00B71598">
        <w:rPr>
          <w:i/>
          <w:iCs/>
        </w:rPr>
        <w:t>Journal of Fungi</w:t>
      </w:r>
      <w:r w:rsidRPr="00B71598">
        <w:t xml:space="preserve"> </w:t>
      </w:r>
      <w:r w:rsidRPr="00B71598">
        <w:rPr>
          <w:b/>
          <w:bCs/>
        </w:rPr>
        <w:t>8</w:t>
      </w:r>
      <w:r w:rsidRPr="00B71598">
        <w:t>.</w:t>
      </w:r>
    </w:p>
    <w:p w14:paraId="6D68716C" w14:textId="77777777" w:rsidR="00B71598" w:rsidRPr="00B71598" w:rsidRDefault="00B71598" w:rsidP="00B71598">
      <w:pPr>
        <w:pStyle w:val="Bibliography"/>
      </w:pPr>
      <w:r w:rsidRPr="00B71598">
        <w:rPr>
          <w:b/>
          <w:bCs/>
        </w:rPr>
        <w:t>Christie AP, Amano T, Martin PA, Petrovan SO, Shackelford GE, Simmons BI, Smith RK, Williams DR, Wordley CFR, Sutherland WJ</w:t>
      </w:r>
      <w:r w:rsidRPr="00B71598">
        <w:t xml:space="preserve">. </w:t>
      </w:r>
      <w:r w:rsidRPr="00B71598">
        <w:rPr>
          <w:b/>
          <w:bCs/>
        </w:rPr>
        <w:t>2021</w:t>
      </w:r>
      <w:r w:rsidRPr="00B71598">
        <w:t xml:space="preserve">. The challenge of biased evidence in conservation. </w:t>
      </w:r>
      <w:r w:rsidRPr="00B71598">
        <w:rPr>
          <w:i/>
          <w:iCs/>
        </w:rPr>
        <w:t>Conservation Biology</w:t>
      </w:r>
      <w:r w:rsidRPr="00B71598">
        <w:t xml:space="preserve"> </w:t>
      </w:r>
      <w:r w:rsidRPr="00B71598">
        <w:rPr>
          <w:b/>
          <w:bCs/>
        </w:rPr>
        <w:t>35</w:t>
      </w:r>
      <w:r w:rsidRPr="00B71598">
        <w:t>: 249–262.</w:t>
      </w:r>
    </w:p>
    <w:p w14:paraId="5AD43CCF" w14:textId="77777777" w:rsidR="00B71598" w:rsidRPr="00B71598" w:rsidRDefault="00B71598" w:rsidP="00B71598">
      <w:pPr>
        <w:pStyle w:val="Bibliography"/>
      </w:pPr>
      <w:r w:rsidRPr="00B71598">
        <w:rPr>
          <w:b/>
          <w:bCs/>
        </w:rPr>
        <w:t>Cosner J, Pandharikar G, Tremble K, Nash J, Rush TA, Vilgalys R, Veneault-Fourrey C</w:t>
      </w:r>
      <w:r w:rsidRPr="00B71598">
        <w:t xml:space="preserve">. </w:t>
      </w:r>
      <w:r w:rsidRPr="00B71598">
        <w:rPr>
          <w:b/>
          <w:bCs/>
        </w:rPr>
        <w:t>2025</w:t>
      </w:r>
      <w:r w:rsidRPr="00B71598">
        <w:t xml:space="preserve">. Fungal endophytes. </w:t>
      </w:r>
      <w:r w:rsidRPr="00B71598">
        <w:rPr>
          <w:i/>
          <w:iCs/>
        </w:rPr>
        <w:t>Current Biology</w:t>
      </w:r>
      <w:r w:rsidRPr="00B71598">
        <w:t xml:space="preserve"> </w:t>
      </w:r>
      <w:r w:rsidRPr="00B71598">
        <w:rPr>
          <w:b/>
          <w:bCs/>
        </w:rPr>
        <w:t>35</w:t>
      </w:r>
      <w:r w:rsidRPr="00B71598">
        <w:t>: R904–R910.</w:t>
      </w:r>
    </w:p>
    <w:p w14:paraId="1B2DC5B7" w14:textId="77777777" w:rsidR="00B71598" w:rsidRPr="00B71598" w:rsidRDefault="00B71598" w:rsidP="00B71598">
      <w:pPr>
        <w:pStyle w:val="Bibliography"/>
      </w:pPr>
      <w:r w:rsidRPr="00B71598">
        <w:rPr>
          <w:b/>
          <w:bCs/>
        </w:rPr>
        <w:t>Cvitanovic C, Fulton CJ, Wilson SK, Van Kerkhoff L, Cripps IL, Muthiga N</w:t>
      </w:r>
      <w:r w:rsidRPr="00B71598">
        <w:t xml:space="preserve">. </w:t>
      </w:r>
      <w:r w:rsidRPr="00B71598">
        <w:rPr>
          <w:b/>
          <w:bCs/>
        </w:rPr>
        <w:t>2014</w:t>
      </w:r>
      <w:r w:rsidRPr="00B71598">
        <w:t xml:space="preserve">. Utility of primary scientific literature to environmental managers: An international case study on coral-dominated marine protected areas. </w:t>
      </w:r>
      <w:r w:rsidRPr="00B71598">
        <w:rPr>
          <w:i/>
          <w:iCs/>
        </w:rPr>
        <w:t>Ocean &amp; Coastal Management</w:t>
      </w:r>
      <w:r w:rsidRPr="00B71598">
        <w:t xml:space="preserve"> </w:t>
      </w:r>
      <w:r w:rsidRPr="00B71598">
        <w:rPr>
          <w:b/>
          <w:bCs/>
        </w:rPr>
        <w:t>102</w:t>
      </w:r>
      <w:r w:rsidRPr="00B71598">
        <w:t>: 72–78.</w:t>
      </w:r>
    </w:p>
    <w:p w14:paraId="4606C244" w14:textId="77777777" w:rsidR="00B71598" w:rsidRPr="00B71598" w:rsidRDefault="00B71598" w:rsidP="00B71598">
      <w:pPr>
        <w:pStyle w:val="Bibliography"/>
      </w:pPr>
      <w:r w:rsidRPr="00B71598">
        <w:rPr>
          <w:b/>
          <w:bCs/>
        </w:rPr>
        <w:t>Davis EC, Shaw AJ</w:t>
      </w:r>
      <w:r w:rsidRPr="00B71598">
        <w:t xml:space="preserve">. </w:t>
      </w:r>
      <w:r w:rsidRPr="00B71598">
        <w:rPr>
          <w:b/>
          <w:bCs/>
        </w:rPr>
        <w:t>2008</w:t>
      </w:r>
      <w:r w:rsidRPr="00B71598">
        <w:t>. Biogeographic and phylogenetic patterns in diversity of liverwort</w:t>
      </w:r>
      <w:r w:rsidRPr="00B71598">
        <w:rPr>
          <w:rFonts w:ascii="Cambria Math" w:hAnsi="Cambria Math" w:cs="Cambria Math"/>
        </w:rPr>
        <w:t>‐</w:t>
      </w:r>
      <w:r w:rsidRPr="00B71598">
        <w:t xml:space="preserve">associated endophytes. </w:t>
      </w:r>
      <w:r w:rsidRPr="00B71598">
        <w:rPr>
          <w:i/>
          <w:iCs/>
        </w:rPr>
        <w:t>American Journal of Botany</w:t>
      </w:r>
      <w:r w:rsidRPr="00B71598">
        <w:t xml:space="preserve"> </w:t>
      </w:r>
      <w:r w:rsidRPr="00B71598">
        <w:rPr>
          <w:b/>
          <w:bCs/>
        </w:rPr>
        <w:t>95</w:t>
      </w:r>
      <w:r w:rsidRPr="00B71598">
        <w:t>: 914–924.</w:t>
      </w:r>
    </w:p>
    <w:p w14:paraId="0C577ACE" w14:textId="77777777" w:rsidR="00B71598" w:rsidRPr="00B71598" w:rsidRDefault="00B71598" w:rsidP="00B71598">
      <w:pPr>
        <w:pStyle w:val="Bibliography"/>
      </w:pPr>
      <w:r w:rsidRPr="00B71598">
        <w:rPr>
          <w:b/>
          <w:bCs/>
        </w:rPr>
        <w:t>Gazis R, Skaltsas D, Chaverri P</w:t>
      </w:r>
      <w:r w:rsidRPr="00B71598">
        <w:t xml:space="preserve">. </w:t>
      </w:r>
      <w:r w:rsidRPr="00B71598">
        <w:rPr>
          <w:b/>
          <w:bCs/>
        </w:rPr>
        <w:t>2014</w:t>
      </w:r>
      <w:r w:rsidRPr="00B71598">
        <w:t xml:space="preserve">. Novel endophytic lineages of </w:t>
      </w:r>
      <w:r w:rsidRPr="00B71598">
        <w:rPr>
          <w:i/>
          <w:iCs/>
        </w:rPr>
        <w:t>Tolypocladium</w:t>
      </w:r>
      <w:r w:rsidRPr="00B71598">
        <w:t xml:space="preserve"> provide new insights into the ecology and evolution of </w:t>
      </w:r>
      <w:r w:rsidRPr="00B71598">
        <w:rPr>
          <w:i/>
          <w:iCs/>
        </w:rPr>
        <w:t>Cordyceps</w:t>
      </w:r>
      <w:r w:rsidRPr="00B71598">
        <w:t xml:space="preserve"> -like fungi. </w:t>
      </w:r>
      <w:r w:rsidRPr="00B71598">
        <w:rPr>
          <w:i/>
          <w:iCs/>
        </w:rPr>
        <w:t>Mycologia</w:t>
      </w:r>
      <w:r w:rsidRPr="00B71598">
        <w:t xml:space="preserve"> </w:t>
      </w:r>
      <w:r w:rsidRPr="00B71598">
        <w:rPr>
          <w:b/>
          <w:bCs/>
        </w:rPr>
        <w:t>106</w:t>
      </w:r>
      <w:r w:rsidRPr="00B71598">
        <w:t>: 1090–1105.</w:t>
      </w:r>
    </w:p>
    <w:p w14:paraId="130EEAFC" w14:textId="77777777" w:rsidR="00B71598" w:rsidRPr="00B71598" w:rsidRDefault="00B71598" w:rsidP="00B71598">
      <w:pPr>
        <w:pStyle w:val="Bibliography"/>
      </w:pPr>
      <w:r w:rsidRPr="00B71598">
        <w:rPr>
          <w:b/>
          <w:bCs/>
        </w:rPr>
        <w:t>GBIF Secretariat</w:t>
      </w:r>
      <w:r w:rsidRPr="00B71598">
        <w:t xml:space="preserve">. </w:t>
      </w:r>
      <w:r w:rsidRPr="00B71598">
        <w:rPr>
          <w:b/>
          <w:bCs/>
        </w:rPr>
        <w:t>2023</w:t>
      </w:r>
      <w:r w:rsidRPr="00B71598">
        <w:t>. GBIF Backbone Taxonomy.</w:t>
      </w:r>
    </w:p>
    <w:p w14:paraId="3E59773A" w14:textId="77777777" w:rsidR="00B71598" w:rsidRPr="00B71598" w:rsidRDefault="00B71598" w:rsidP="00B71598">
      <w:pPr>
        <w:pStyle w:val="Bibliography"/>
      </w:pPr>
      <w:r w:rsidRPr="00B71598">
        <w:rPr>
          <w:b/>
          <w:bCs/>
        </w:rPr>
        <w:t>Harrison JG, Griffin EA</w:t>
      </w:r>
      <w:r w:rsidRPr="00B71598">
        <w:t xml:space="preserve">. </w:t>
      </w:r>
      <w:r w:rsidRPr="00B71598">
        <w:rPr>
          <w:b/>
          <w:bCs/>
        </w:rPr>
        <w:t>2020</w:t>
      </w:r>
      <w:r w:rsidRPr="00B71598">
        <w:t xml:space="preserve">. The diversity and distribution of endophytes across biomes, plant phylogeny and host tissues: how far have we come and where do we go from here? </w:t>
      </w:r>
      <w:r w:rsidRPr="00B71598">
        <w:rPr>
          <w:i/>
          <w:iCs/>
        </w:rPr>
        <w:t>Environmental Microbiology</w:t>
      </w:r>
      <w:r w:rsidRPr="00B71598">
        <w:t xml:space="preserve"> </w:t>
      </w:r>
      <w:r w:rsidRPr="00B71598">
        <w:rPr>
          <w:b/>
          <w:bCs/>
        </w:rPr>
        <w:t>22</w:t>
      </w:r>
      <w:r w:rsidRPr="00B71598">
        <w:t>: 2107–2123.</w:t>
      </w:r>
    </w:p>
    <w:p w14:paraId="093FAFF6" w14:textId="67D6C21C" w:rsidR="00B71598" w:rsidRPr="00B71598" w:rsidRDefault="00B71598" w:rsidP="00B71598">
      <w:pPr>
        <w:pStyle w:val="Bibliography"/>
      </w:pPr>
      <w:r w:rsidRPr="00B71598">
        <w:rPr>
          <w:b/>
          <w:bCs/>
        </w:rPr>
        <w:t>Hughes A, Orr M, Ma K, Costello M, Waller J, Provoost P, Zhu C, Qiao H</w:t>
      </w:r>
      <w:r w:rsidRPr="00B71598">
        <w:t xml:space="preserve">. </w:t>
      </w:r>
      <w:r w:rsidRPr="00B71598">
        <w:rPr>
          <w:b/>
          <w:bCs/>
        </w:rPr>
        <w:t>2020</w:t>
      </w:r>
      <w:r w:rsidRPr="00B71598">
        <w:t>. Sampling biases shape our view of the natural world.</w:t>
      </w:r>
      <w:ins w:id="53" w:author="Catherine A Gehring" w:date="2026-06-12T08:55:00Z" w16du:dateUtc="2026-06-12T15:55:00Z">
        <w:r w:rsidR="00A46C79">
          <w:t>NEEDS A JOURNAL OR OTHER INFO IF A BOOK</w:t>
        </w:r>
      </w:ins>
    </w:p>
    <w:p w14:paraId="6B4E1335" w14:textId="77777777" w:rsidR="00B71598" w:rsidRPr="00B71598" w:rsidRDefault="00B71598" w:rsidP="00B71598">
      <w:pPr>
        <w:pStyle w:val="Bibliography"/>
      </w:pPr>
      <w:r w:rsidRPr="00B71598">
        <w:rPr>
          <w:b/>
          <w:bCs/>
        </w:rPr>
        <w:t>Jumpponen A</w:t>
      </w:r>
      <w:r w:rsidRPr="00B71598">
        <w:t xml:space="preserve">. </w:t>
      </w:r>
      <w:r w:rsidRPr="00B71598">
        <w:rPr>
          <w:b/>
          <w:bCs/>
        </w:rPr>
        <w:t>2001</w:t>
      </w:r>
      <w:r w:rsidRPr="00B71598">
        <w:t xml:space="preserve">. Dark septate endophytes - are they mycorrhizal? </w:t>
      </w:r>
      <w:r w:rsidRPr="00B71598">
        <w:rPr>
          <w:i/>
          <w:iCs/>
        </w:rPr>
        <w:t>Mycorrhiza</w:t>
      </w:r>
      <w:r w:rsidRPr="00B71598">
        <w:t xml:space="preserve"> </w:t>
      </w:r>
      <w:r w:rsidRPr="00B71598">
        <w:rPr>
          <w:b/>
          <w:bCs/>
        </w:rPr>
        <w:t>11</w:t>
      </w:r>
      <w:r w:rsidRPr="00B71598">
        <w:t>: 207–211.</w:t>
      </w:r>
    </w:p>
    <w:p w14:paraId="2D43C3DA" w14:textId="77777777" w:rsidR="00B71598" w:rsidRPr="00B71598" w:rsidRDefault="00B71598" w:rsidP="00B71598">
      <w:pPr>
        <w:pStyle w:val="Bibliography"/>
      </w:pPr>
      <w:r w:rsidRPr="00B71598">
        <w:rPr>
          <w:b/>
          <w:bCs/>
        </w:rPr>
        <w:t>Kusari S, Hertweck C, Spiteller M</w:t>
      </w:r>
      <w:r w:rsidRPr="00B71598">
        <w:t xml:space="preserve">. </w:t>
      </w:r>
      <w:r w:rsidRPr="00B71598">
        <w:rPr>
          <w:b/>
          <w:bCs/>
        </w:rPr>
        <w:t>2012</w:t>
      </w:r>
      <w:r w:rsidRPr="00B71598">
        <w:t xml:space="preserve">. Chemical Ecology of Endophytic Fungi: Origins of Secondary Metabolites. </w:t>
      </w:r>
      <w:r w:rsidRPr="00B71598">
        <w:rPr>
          <w:i/>
          <w:iCs/>
        </w:rPr>
        <w:t>Chemistry &amp; Biology</w:t>
      </w:r>
      <w:r w:rsidRPr="00B71598">
        <w:t xml:space="preserve"> </w:t>
      </w:r>
      <w:r w:rsidRPr="00B71598">
        <w:rPr>
          <w:b/>
          <w:bCs/>
        </w:rPr>
        <w:t>19</w:t>
      </w:r>
      <w:r w:rsidRPr="00B71598">
        <w:t>: 792–798.</w:t>
      </w:r>
    </w:p>
    <w:p w14:paraId="1BBD55BE" w14:textId="77777777" w:rsidR="00B71598" w:rsidRPr="00B71598" w:rsidRDefault="00B71598" w:rsidP="00B71598">
      <w:pPr>
        <w:pStyle w:val="Bibliography"/>
      </w:pPr>
      <w:r w:rsidRPr="00B71598">
        <w:rPr>
          <w:b/>
          <w:bCs/>
        </w:rPr>
        <w:t>Mandyam KG, Jumpponen A</w:t>
      </w:r>
      <w:r w:rsidRPr="00B71598">
        <w:t xml:space="preserve">. </w:t>
      </w:r>
      <w:r w:rsidRPr="00B71598">
        <w:rPr>
          <w:b/>
          <w:bCs/>
        </w:rPr>
        <w:t>2015</w:t>
      </w:r>
      <w:r w:rsidRPr="00B71598">
        <w:t xml:space="preserve">. Mutualism-parasitism paradigm synthesized from results of root-endophyte models. </w:t>
      </w:r>
      <w:r w:rsidRPr="00B71598">
        <w:rPr>
          <w:i/>
          <w:iCs/>
        </w:rPr>
        <w:t>Frontiers in Microbiology</w:t>
      </w:r>
      <w:r w:rsidRPr="00B71598">
        <w:t xml:space="preserve"> </w:t>
      </w:r>
      <w:r w:rsidRPr="00B71598">
        <w:rPr>
          <w:b/>
          <w:bCs/>
        </w:rPr>
        <w:t>5</w:t>
      </w:r>
      <w:r w:rsidRPr="00B71598">
        <w:t>.</w:t>
      </w:r>
    </w:p>
    <w:p w14:paraId="498F21CE" w14:textId="77777777" w:rsidR="00B71598" w:rsidRPr="00B71598" w:rsidRDefault="00B71598" w:rsidP="00B71598">
      <w:pPr>
        <w:pStyle w:val="Bibliography"/>
      </w:pPr>
      <w:r w:rsidRPr="00B71598">
        <w:rPr>
          <w:b/>
          <w:bCs/>
        </w:rPr>
        <w:lastRenderedPageBreak/>
        <w:t>Microsoft</w:t>
      </w:r>
      <w:r w:rsidRPr="00B71598">
        <w:t xml:space="preserve">. </w:t>
      </w:r>
      <w:r w:rsidRPr="00B71598">
        <w:rPr>
          <w:b/>
          <w:bCs/>
        </w:rPr>
        <w:t>2026</w:t>
      </w:r>
      <w:r w:rsidRPr="00B71598">
        <w:t>. Visual Studio Code.</w:t>
      </w:r>
    </w:p>
    <w:p w14:paraId="1310B621" w14:textId="77777777" w:rsidR="00B71598" w:rsidRPr="00B71598" w:rsidRDefault="00B71598" w:rsidP="00B71598">
      <w:pPr>
        <w:pStyle w:val="Bibliography"/>
      </w:pPr>
      <w:r w:rsidRPr="00B71598">
        <w:rPr>
          <w:b/>
          <w:bCs/>
        </w:rPr>
        <w:t>Mörsdorf MA, Ravolainen VT, Støvern LE, Yoccoz NG, Jónsdóttir IS, Bråthen KA</w:t>
      </w:r>
      <w:r w:rsidRPr="00B71598">
        <w:t xml:space="preserve">. </w:t>
      </w:r>
      <w:r w:rsidRPr="00B71598">
        <w:rPr>
          <w:b/>
          <w:bCs/>
        </w:rPr>
        <w:t>2015</w:t>
      </w:r>
      <w:r w:rsidRPr="00B71598">
        <w:t xml:space="preserve">. Definition of sampling units begets conclusions in ecology: the case of habitats for plant communities. </w:t>
      </w:r>
      <w:r w:rsidRPr="00B71598">
        <w:rPr>
          <w:i/>
          <w:iCs/>
        </w:rPr>
        <w:t>PeerJ</w:t>
      </w:r>
      <w:r w:rsidRPr="00B71598">
        <w:t xml:space="preserve"> </w:t>
      </w:r>
      <w:r w:rsidRPr="00B71598">
        <w:rPr>
          <w:b/>
          <w:bCs/>
        </w:rPr>
        <w:t>3</w:t>
      </w:r>
      <w:r w:rsidRPr="00B71598">
        <w:t>: e815.</w:t>
      </w:r>
    </w:p>
    <w:p w14:paraId="0327BEBF" w14:textId="77777777" w:rsidR="00B71598" w:rsidRPr="00B71598" w:rsidRDefault="00B71598" w:rsidP="00B71598">
      <w:pPr>
        <w:pStyle w:val="Bibliography"/>
      </w:pPr>
      <w:r w:rsidRPr="00B71598">
        <w:rPr>
          <w:b/>
          <w:bCs/>
        </w:rPr>
        <w:t>Myers JA, Chase JM, Jiménez I, Jørgensen PM, Araujo</w:t>
      </w:r>
      <w:r w:rsidRPr="00B71598">
        <w:rPr>
          <w:rFonts w:ascii="Cambria Math" w:hAnsi="Cambria Math" w:cs="Cambria Math"/>
          <w:b/>
          <w:bCs/>
        </w:rPr>
        <w:t>‐</w:t>
      </w:r>
      <w:r w:rsidRPr="00B71598">
        <w:rPr>
          <w:b/>
          <w:bCs/>
        </w:rPr>
        <w:t>Murakami A, Paniagua</w:t>
      </w:r>
      <w:r w:rsidRPr="00B71598">
        <w:rPr>
          <w:rFonts w:ascii="Cambria Math" w:hAnsi="Cambria Math" w:cs="Cambria Math"/>
          <w:b/>
          <w:bCs/>
        </w:rPr>
        <w:t>‐</w:t>
      </w:r>
      <w:r w:rsidRPr="00B71598">
        <w:rPr>
          <w:b/>
          <w:bCs/>
        </w:rPr>
        <w:t>Zambrana N, Seidel R</w:t>
      </w:r>
      <w:r w:rsidRPr="00B71598">
        <w:t xml:space="preserve">. </w:t>
      </w:r>
      <w:r w:rsidRPr="00B71598">
        <w:rPr>
          <w:b/>
          <w:bCs/>
        </w:rPr>
        <w:t>2013</w:t>
      </w:r>
      <w:r w:rsidRPr="00B71598">
        <w:t>. Beta</w:t>
      </w:r>
      <w:r w:rsidRPr="00B71598">
        <w:rPr>
          <w:rFonts w:ascii="Cambria Math" w:hAnsi="Cambria Math" w:cs="Cambria Math"/>
        </w:rPr>
        <w:t>‐</w:t>
      </w:r>
      <w:r w:rsidRPr="00B71598">
        <w:t xml:space="preserve">diversity in temperate and tropical forests reflects dissimilar mechanisms of community assembly (H Cornell, Ed.). </w:t>
      </w:r>
      <w:r w:rsidRPr="00B71598">
        <w:rPr>
          <w:i/>
          <w:iCs/>
        </w:rPr>
        <w:t>Ecology Letters</w:t>
      </w:r>
      <w:r w:rsidRPr="00B71598">
        <w:t xml:space="preserve"> </w:t>
      </w:r>
      <w:r w:rsidRPr="00B71598">
        <w:rPr>
          <w:b/>
          <w:bCs/>
        </w:rPr>
        <w:t>16</w:t>
      </w:r>
      <w:r w:rsidRPr="00B71598">
        <w:t>: 151–157.</w:t>
      </w:r>
    </w:p>
    <w:p w14:paraId="26CD660D" w14:textId="77777777" w:rsidR="00B71598" w:rsidRPr="00B71598" w:rsidRDefault="00B71598" w:rsidP="00B71598">
      <w:pPr>
        <w:pStyle w:val="Bibliography"/>
      </w:pPr>
      <w:r w:rsidRPr="00B71598">
        <w:rPr>
          <w:b/>
          <w:bCs/>
        </w:rPr>
        <w:t>Newman DJ, Cragg GM</w:t>
      </w:r>
      <w:r w:rsidRPr="00B71598">
        <w:t xml:space="preserve">. </w:t>
      </w:r>
      <w:r w:rsidRPr="00B71598">
        <w:rPr>
          <w:b/>
          <w:bCs/>
        </w:rPr>
        <w:t>2012</w:t>
      </w:r>
      <w:r w:rsidRPr="00B71598">
        <w:t xml:space="preserve">. Natural Products As Sources of New Drugs over the 30 Years from 1981 to 2010. </w:t>
      </w:r>
      <w:r w:rsidRPr="00B71598">
        <w:rPr>
          <w:i/>
          <w:iCs/>
        </w:rPr>
        <w:t>Journal of Natural Products</w:t>
      </w:r>
      <w:r w:rsidRPr="00B71598">
        <w:t xml:space="preserve"> </w:t>
      </w:r>
      <w:r w:rsidRPr="00B71598">
        <w:rPr>
          <w:b/>
          <w:bCs/>
        </w:rPr>
        <w:t>75</w:t>
      </w:r>
      <w:r w:rsidRPr="00B71598">
        <w:t>: 311–335.</w:t>
      </w:r>
    </w:p>
    <w:p w14:paraId="30D0D133" w14:textId="77777777" w:rsidR="00B71598" w:rsidRPr="00B71598" w:rsidRDefault="00B71598" w:rsidP="00B71598">
      <w:pPr>
        <w:pStyle w:val="Bibliography"/>
      </w:pPr>
      <w:r w:rsidRPr="00B71598">
        <w:rPr>
          <w:b/>
          <w:bCs/>
        </w:rPr>
        <w:t>Nuñez MA, Chiuffo MC, Pauchard A, Zenni RD</w:t>
      </w:r>
      <w:r w:rsidRPr="00B71598">
        <w:t xml:space="preserve">. </w:t>
      </w:r>
      <w:r w:rsidRPr="00B71598">
        <w:rPr>
          <w:b/>
          <w:bCs/>
        </w:rPr>
        <w:t>2021</w:t>
      </w:r>
      <w:r w:rsidRPr="00B71598">
        <w:t xml:space="preserve">. Making ecology really global. </w:t>
      </w:r>
      <w:r w:rsidRPr="00B71598">
        <w:rPr>
          <w:i/>
          <w:iCs/>
        </w:rPr>
        <w:t>Trends in Ecology &amp; Evolution</w:t>
      </w:r>
      <w:r w:rsidRPr="00B71598">
        <w:t xml:space="preserve"> </w:t>
      </w:r>
      <w:r w:rsidRPr="00B71598">
        <w:rPr>
          <w:b/>
          <w:bCs/>
        </w:rPr>
        <w:t>36</w:t>
      </w:r>
      <w:r w:rsidRPr="00B71598">
        <w:t>: 766–769.</w:t>
      </w:r>
    </w:p>
    <w:p w14:paraId="55F65F27" w14:textId="77777777" w:rsidR="00B71598" w:rsidRPr="00B71598" w:rsidRDefault="00B71598" w:rsidP="00B71598">
      <w:pPr>
        <w:pStyle w:val="Bibliography"/>
      </w:pPr>
      <w:r w:rsidRPr="00126178">
        <w:rPr>
          <w:b/>
          <w:bCs/>
          <w:lang w:val="sv-SE"/>
        </w:rPr>
        <w:t>Orlando L, Rivera-Rebella C, Pinelli V, Pereira-Garbero R, Hernandez D, Ortiz E, Ziegler L</w:t>
      </w:r>
      <w:r w:rsidRPr="00126178">
        <w:rPr>
          <w:lang w:val="sv-SE"/>
        </w:rPr>
        <w:t xml:space="preserve">. </w:t>
      </w:r>
      <w:r w:rsidRPr="00126178">
        <w:rPr>
          <w:b/>
          <w:bCs/>
          <w:lang w:val="sv-SE"/>
        </w:rPr>
        <w:t>2018</w:t>
      </w:r>
      <w:r w:rsidRPr="00126178">
        <w:rPr>
          <w:lang w:val="sv-SE"/>
        </w:rPr>
        <w:t xml:space="preserve">. </w:t>
      </w:r>
      <w:r w:rsidRPr="00B71598">
        <w:t xml:space="preserve">100 articles every ecologist can actually read? </w:t>
      </w:r>
      <w:r w:rsidRPr="00B71598">
        <w:rPr>
          <w:i/>
          <w:iCs/>
        </w:rPr>
        <w:t>Neotropical Biology and Conservation</w:t>
      </w:r>
      <w:r w:rsidRPr="00B71598">
        <w:t xml:space="preserve"> </w:t>
      </w:r>
      <w:r w:rsidRPr="00B71598">
        <w:rPr>
          <w:b/>
          <w:bCs/>
        </w:rPr>
        <w:t>13</w:t>
      </w:r>
      <w:r w:rsidRPr="00B71598">
        <w:t>: 334–336.</w:t>
      </w:r>
    </w:p>
    <w:p w14:paraId="67AD3BE6" w14:textId="77777777" w:rsidR="00B71598" w:rsidRPr="00B71598" w:rsidRDefault="00B71598" w:rsidP="00B71598">
      <w:pPr>
        <w:pStyle w:val="Bibliography"/>
      </w:pPr>
      <w:r w:rsidRPr="00B71598">
        <w:rPr>
          <w:b/>
          <w:bCs/>
        </w:rPr>
        <w:t>Petrini O</w:t>
      </w:r>
      <w:r w:rsidRPr="00B71598">
        <w:t xml:space="preserve">. </w:t>
      </w:r>
      <w:r w:rsidRPr="00B71598">
        <w:rPr>
          <w:b/>
          <w:bCs/>
        </w:rPr>
        <w:t>1991</w:t>
      </w:r>
      <w:r w:rsidRPr="00B71598">
        <w:t>. Fungal Endophytes of Tree Leaves. In: Andrews JH, Hirano SS, eds. Brock/Springer Series in Contemporary Bioscience. Microbial Ecology of Leaves. New York, NY: Springer New York, 179–197.</w:t>
      </w:r>
    </w:p>
    <w:p w14:paraId="7BDFD37F" w14:textId="77777777" w:rsidR="00B71598" w:rsidRPr="00B71598" w:rsidRDefault="00B71598" w:rsidP="00B71598">
      <w:pPr>
        <w:pStyle w:val="Bibliography"/>
      </w:pPr>
      <w:r w:rsidRPr="00B71598">
        <w:rPr>
          <w:b/>
          <w:bCs/>
        </w:rPr>
        <w:t>Pyšek P, Richardson DM, Pergl J, Jarošík V, Sixtová Z, Weber E</w:t>
      </w:r>
      <w:r w:rsidRPr="00B71598">
        <w:t xml:space="preserve">. </w:t>
      </w:r>
      <w:r w:rsidRPr="00B71598">
        <w:rPr>
          <w:b/>
          <w:bCs/>
        </w:rPr>
        <w:t>2008</w:t>
      </w:r>
      <w:r w:rsidRPr="00B71598">
        <w:t xml:space="preserve">. Geographical and taxonomic biases in invasion ecology. </w:t>
      </w:r>
      <w:r w:rsidRPr="00B71598">
        <w:rPr>
          <w:i/>
          <w:iCs/>
        </w:rPr>
        <w:t>Trends in Ecology &amp; Evolution</w:t>
      </w:r>
      <w:r w:rsidRPr="00B71598">
        <w:t xml:space="preserve"> </w:t>
      </w:r>
      <w:r w:rsidRPr="00B71598">
        <w:rPr>
          <w:b/>
          <w:bCs/>
        </w:rPr>
        <w:t>23</w:t>
      </w:r>
      <w:r w:rsidRPr="00B71598">
        <w:t>: 237–244.</w:t>
      </w:r>
    </w:p>
    <w:p w14:paraId="54C1B362" w14:textId="77777777" w:rsidR="00B71598" w:rsidRPr="00B71598" w:rsidRDefault="00B71598" w:rsidP="00B71598">
      <w:pPr>
        <w:pStyle w:val="Bibliography"/>
      </w:pPr>
      <w:r w:rsidRPr="00B71598">
        <w:rPr>
          <w:b/>
          <w:bCs/>
        </w:rPr>
        <w:t>Python Software Foundation</w:t>
      </w:r>
      <w:r w:rsidRPr="00B71598">
        <w:t xml:space="preserve">. </w:t>
      </w:r>
      <w:r w:rsidRPr="00B71598">
        <w:rPr>
          <w:b/>
          <w:bCs/>
        </w:rPr>
        <w:t>2025</w:t>
      </w:r>
      <w:r w:rsidRPr="00B71598">
        <w:t xml:space="preserve">. </w:t>
      </w:r>
      <w:r w:rsidRPr="00B71598">
        <w:rPr>
          <w:i/>
          <w:iCs/>
        </w:rPr>
        <w:t>Python Language Reference, Version 3.13.5</w:t>
      </w:r>
      <w:r w:rsidRPr="00B71598">
        <w:t>.</w:t>
      </w:r>
    </w:p>
    <w:p w14:paraId="260BA75F" w14:textId="77777777" w:rsidR="00B71598" w:rsidRPr="00B71598" w:rsidRDefault="00B71598" w:rsidP="00B71598">
      <w:pPr>
        <w:pStyle w:val="Bibliography"/>
      </w:pPr>
      <w:r w:rsidRPr="00B71598">
        <w:rPr>
          <w:b/>
          <w:bCs/>
        </w:rPr>
        <w:t>R Core Team</w:t>
      </w:r>
      <w:r w:rsidRPr="00B71598">
        <w:t xml:space="preserve">. </w:t>
      </w:r>
      <w:r w:rsidRPr="00B71598">
        <w:rPr>
          <w:b/>
          <w:bCs/>
        </w:rPr>
        <w:t>2023</w:t>
      </w:r>
      <w:r w:rsidRPr="00B71598">
        <w:t>. R: A Language and Environment for Statistical Computing.</w:t>
      </w:r>
    </w:p>
    <w:p w14:paraId="2820A927" w14:textId="77777777" w:rsidR="00B71598" w:rsidRPr="00B71598" w:rsidRDefault="00B71598" w:rsidP="00B71598">
      <w:pPr>
        <w:pStyle w:val="Bibliography"/>
      </w:pPr>
      <w:r w:rsidRPr="00B71598">
        <w:rPr>
          <w:b/>
          <w:bCs/>
        </w:rPr>
        <w:t>Renvoize S, Luteyn JL, Churchill SP, Iii DG, Gradstein SR, Sipman HJM, A. MRG</w:t>
      </w:r>
      <w:r w:rsidRPr="00B71598">
        <w:t xml:space="preserve">. </w:t>
      </w:r>
      <w:r w:rsidRPr="00B71598">
        <w:rPr>
          <w:b/>
          <w:bCs/>
        </w:rPr>
        <w:t>2000</w:t>
      </w:r>
      <w:r w:rsidRPr="00B71598">
        <w:t xml:space="preserve">. Paramos: A Checklist of Plant Diversity, Geographical Distribution, and Botanical Literature (Memoirs of the New York Botanical Garden Volume 84). </w:t>
      </w:r>
      <w:r w:rsidRPr="00B71598">
        <w:rPr>
          <w:i/>
          <w:iCs/>
        </w:rPr>
        <w:t>Kew Bulletin</w:t>
      </w:r>
      <w:r w:rsidRPr="00B71598">
        <w:t xml:space="preserve"> </w:t>
      </w:r>
      <w:r w:rsidRPr="00B71598">
        <w:rPr>
          <w:b/>
          <w:bCs/>
        </w:rPr>
        <w:t>55</w:t>
      </w:r>
      <w:r w:rsidRPr="00B71598">
        <w:t>: 1017.</w:t>
      </w:r>
    </w:p>
    <w:p w14:paraId="0805F525" w14:textId="77777777" w:rsidR="00B71598" w:rsidRPr="00B71598" w:rsidRDefault="00B71598" w:rsidP="00B71598">
      <w:pPr>
        <w:pStyle w:val="Bibliography"/>
      </w:pPr>
      <w:r w:rsidRPr="00B71598">
        <w:rPr>
          <w:b/>
          <w:bCs/>
        </w:rPr>
        <w:t>Rodriguez RJ, White Jr JF, Arnold AE, Redman RS</w:t>
      </w:r>
      <w:r w:rsidRPr="00B71598">
        <w:t xml:space="preserve">. </w:t>
      </w:r>
      <w:r w:rsidRPr="00B71598">
        <w:rPr>
          <w:b/>
          <w:bCs/>
        </w:rPr>
        <w:t>2009</w:t>
      </w:r>
      <w:r w:rsidRPr="00B71598">
        <w:t xml:space="preserve">. Fungal endophytes: diversity and functional roles. </w:t>
      </w:r>
      <w:r w:rsidRPr="00B71598">
        <w:rPr>
          <w:i/>
          <w:iCs/>
        </w:rPr>
        <w:t>New Phytologist</w:t>
      </w:r>
      <w:r w:rsidRPr="00B71598">
        <w:t xml:space="preserve"> </w:t>
      </w:r>
      <w:r w:rsidRPr="00B71598">
        <w:rPr>
          <w:b/>
          <w:bCs/>
        </w:rPr>
        <w:t>182</w:t>
      </w:r>
      <w:r w:rsidRPr="00B71598">
        <w:t>: 314–330.</w:t>
      </w:r>
    </w:p>
    <w:p w14:paraId="679A33DA" w14:textId="77777777" w:rsidR="00B71598" w:rsidRPr="00B71598" w:rsidRDefault="00B71598" w:rsidP="00B71598">
      <w:pPr>
        <w:pStyle w:val="Bibliography"/>
      </w:pPr>
      <w:r w:rsidRPr="00B71598">
        <w:rPr>
          <w:b/>
          <w:bCs/>
        </w:rPr>
        <w:t>Saxena S, Strobel GA</w:t>
      </w:r>
      <w:r w:rsidRPr="00B71598">
        <w:t xml:space="preserve">. </w:t>
      </w:r>
      <w:r w:rsidRPr="00B71598">
        <w:rPr>
          <w:b/>
          <w:bCs/>
        </w:rPr>
        <w:t>2021</w:t>
      </w:r>
      <w:r w:rsidRPr="00B71598">
        <w:t xml:space="preserve">. Marvellous Muscodor spp.: Update on Their Biology and Applications. </w:t>
      </w:r>
      <w:r w:rsidRPr="00B71598">
        <w:rPr>
          <w:i/>
          <w:iCs/>
        </w:rPr>
        <w:t>Microbial Ecology</w:t>
      </w:r>
      <w:r w:rsidRPr="00B71598">
        <w:t xml:space="preserve"> </w:t>
      </w:r>
      <w:r w:rsidRPr="00B71598">
        <w:rPr>
          <w:b/>
          <w:bCs/>
        </w:rPr>
        <w:t>82</w:t>
      </w:r>
      <w:r w:rsidRPr="00B71598">
        <w:t>: 5–20.</w:t>
      </w:r>
    </w:p>
    <w:p w14:paraId="21C420DE" w14:textId="77777777" w:rsidR="00B71598" w:rsidRPr="00B71598" w:rsidRDefault="00B71598" w:rsidP="00B71598">
      <w:pPr>
        <w:pStyle w:val="Bibliography"/>
      </w:pPr>
      <w:r w:rsidRPr="00B71598">
        <w:rPr>
          <w:b/>
          <w:bCs/>
        </w:rPr>
        <w:t>Scherer RW, Meerpohl JJ, Pfeifer N, Schmucker C, Schwarzer G, Von Elm E</w:t>
      </w:r>
      <w:r w:rsidRPr="00B71598">
        <w:t xml:space="preserve">. </w:t>
      </w:r>
      <w:r w:rsidRPr="00B71598">
        <w:rPr>
          <w:b/>
          <w:bCs/>
        </w:rPr>
        <w:t>2018</w:t>
      </w:r>
      <w:r w:rsidRPr="00B71598">
        <w:t xml:space="preserve">. Full publication of results initially presented in abstracts (Cochrane Methodology Review Group, Ed.). </w:t>
      </w:r>
      <w:r w:rsidRPr="00B71598">
        <w:rPr>
          <w:i/>
          <w:iCs/>
        </w:rPr>
        <w:t>Cochrane Database of Systematic Reviews</w:t>
      </w:r>
      <w:r w:rsidRPr="00B71598">
        <w:t xml:space="preserve"> </w:t>
      </w:r>
      <w:r w:rsidRPr="00B71598">
        <w:rPr>
          <w:b/>
          <w:bCs/>
        </w:rPr>
        <w:t>2018</w:t>
      </w:r>
      <w:r w:rsidRPr="00B71598">
        <w:t>.</w:t>
      </w:r>
    </w:p>
    <w:p w14:paraId="7C2DA2FC" w14:textId="77777777" w:rsidR="00B71598" w:rsidRPr="00B71598" w:rsidRDefault="00B71598" w:rsidP="00B71598">
      <w:pPr>
        <w:pStyle w:val="Bibliography"/>
      </w:pPr>
      <w:r w:rsidRPr="00B71598">
        <w:rPr>
          <w:b/>
          <w:bCs/>
        </w:rPr>
        <w:lastRenderedPageBreak/>
        <w:t>Schulz B, Boyle C</w:t>
      </w:r>
      <w:r w:rsidRPr="00B71598">
        <w:t xml:space="preserve">. </w:t>
      </w:r>
      <w:r w:rsidRPr="00B71598">
        <w:rPr>
          <w:b/>
          <w:bCs/>
        </w:rPr>
        <w:t>2005</w:t>
      </w:r>
      <w:r w:rsidRPr="00B71598">
        <w:t xml:space="preserve">. The endophytic continuum. </w:t>
      </w:r>
      <w:r w:rsidRPr="00B71598">
        <w:rPr>
          <w:i/>
          <w:iCs/>
        </w:rPr>
        <w:t>Mycological Research</w:t>
      </w:r>
      <w:r w:rsidRPr="00B71598">
        <w:t xml:space="preserve"> </w:t>
      </w:r>
      <w:r w:rsidRPr="00B71598">
        <w:rPr>
          <w:b/>
          <w:bCs/>
        </w:rPr>
        <w:t>109</w:t>
      </w:r>
      <w:r w:rsidRPr="00B71598">
        <w:t>: 661–686.</w:t>
      </w:r>
    </w:p>
    <w:p w14:paraId="7DD2A28B" w14:textId="77777777" w:rsidR="00B71598" w:rsidRPr="00B71598" w:rsidRDefault="00B71598" w:rsidP="00B71598">
      <w:pPr>
        <w:pStyle w:val="Bibliography"/>
      </w:pPr>
      <w:r w:rsidRPr="00B71598">
        <w:rPr>
          <w:b/>
          <w:bCs/>
        </w:rPr>
        <w:t>Soberon J, Peterson AT</w:t>
      </w:r>
      <w:r w:rsidRPr="00B71598">
        <w:t xml:space="preserve">. </w:t>
      </w:r>
      <w:r w:rsidRPr="00B71598">
        <w:rPr>
          <w:b/>
          <w:bCs/>
        </w:rPr>
        <w:t>2005</w:t>
      </w:r>
      <w:r w:rsidRPr="00B71598">
        <w:t xml:space="preserve">. Interpretation of Models of Fundamental Ecological Niches and Species’ Distributional Areas. </w:t>
      </w:r>
      <w:r w:rsidRPr="00B71598">
        <w:rPr>
          <w:i/>
          <w:iCs/>
        </w:rPr>
        <w:t>Biodiversity Informatics</w:t>
      </w:r>
      <w:r w:rsidRPr="00B71598">
        <w:t xml:space="preserve"> </w:t>
      </w:r>
      <w:r w:rsidRPr="00B71598">
        <w:rPr>
          <w:b/>
          <w:bCs/>
        </w:rPr>
        <w:t>2</w:t>
      </w:r>
      <w:r w:rsidRPr="00B71598">
        <w:t>.</w:t>
      </w:r>
    </w:p>
    <w:p w14:paraId="14B29839" w14:textId="77777777" w:rsidR="00B71598" w:rsidRPr="00B71598" w:rsidRDefault="00B71598" w:rsidP="00B71598">
      <w:pPr>
        <w:pStyle w:val="Bibliography"/>
      </w:pPr>
      <w:r w:rsidRPr="00B71598">
        <w:rPr>
          <w:b/>
          <w:bCs/>
        </w:rPr>
        <w:t>Soto E, Montoya C, Castaño A, Granobles J</w:t>
      </w:r>
      <w:r w:rsidRPr="00B71598">
        <w:t xml:space="preserve">. </w:t>
      </w:r>
      <w:r w:rsidRPr="00B71598">
        <w:rPr>
          <w:b/>
          <w:bCs/>
        </w:rPr>
        <w:t>2023</w:t>
      </w:r>
      <w:r w:rsidRPr="00B71598">
        <w:t xml:space="preserve">. Diversity patterns of vascular and non-vascular epiphytes along tropical dry forest. </w:t>
      </w:r>
      <w:r w:rsidRPr="00B71598">
        <w:rPr>
          <w:i/>
          <w:iCs/>
        </w:rPr>
        <w:t>Revista de Biología Tropical</w:t>
      </w:r>
      <w:r w:rsidRPr="00B71598">
        <w:t xml:space="preserve"> </w:t>
      </w:r>
      <w:r w:rsidRPr="00B71598">
        <w:rPr>
          <w:b/>
          <w:bCs/>
        </w:rPr>
        <w:t>71</w:t>
      </w:r>
      <w:r w:rsidRPr="00B71598">
        <w:t>: e53522.</w:t>
      </w:r>
    </w:p>
    <w:p w14:paraId="22868193" w14:textId="77777777" w:rsidR="00B71598" w:rsidRPr="00B71598" w:rsidRDefault="00B71598" w:rsidP="00B71598">
      <w:pPr>
        <w:pStyle w:val="Bibliography"/>
      </w:pPr>
      <w:r w:rsidRPr="00B71598">
        <w:rPr>
          <w:b/>
          <w:bCs/>
        </w:rPr>
        <w:t>Stone JK, Bacon CW, White F</w:t>
      </w:r>
      <w:r w:rsidRPr="00B71598">
        <w:t xml:space="preserve">. </w:t>
      </w:r>
      <w:r w:rsidRPr="00B71598">
        <w:rPr>
          <w:b/>
          <w:bCs/>
        </w:rPr>
        <w:t>2000</w:t>
      </w:r>
      <w:r w:rsidRPr="00B71598">
        <w:t>. An Overview of Endophytic Microbes: Endophytism Defined. In: Microbial Endophytes. CRC Press, 1–28.</w:t>
      </w:r>
    </w:p>
    <w:p w14:paraId="1D25A717" w14:textId="77777777" w:rsidR="00B71598" w:rsidRPr="00B71598" w:rsidRDefault="00B71598" w:rsidP="00B71598">
      <w:pPr>
        <w:pStyle w:val="Bibliography"/>
      </w:pPr>
      <w:r w:rsidRPr="00B71598">
        <w:rPr>
          <w:b/>
          <w:bCs/>
        </w:rPr>
        <w:t>Strobel GA</w:t>
      </w:r>
      <w:r w:rsidRPr="00B71598">
        <w:t xml:space="preserve">. </w:t>
      </w:r>
      <w:r w:rsidRPr="00B71598">
        <w:rPr>
          <w:b/>
          <w:bCs/>
        </w:rPr>
        <w:t>2003</w:t>
      </w:r>
      <w:r w:rsidRPr="00B71598">
        <w:t xml:space="preserve">. Endophytes as sources of bioactive products. </w:t>
      </w:r>
      <w:r w:rsidRPr="00B71598">
        <w:rPr>
          <w:i/>
          <w:iCs/>
        </w:rPr>
        <w:t>Microbes and Infection</w:t>
      </w:r>
      <w:r w:rsidRPr="00B71598">
        <w:t xml:space="preserve"> </w:t>
      </w:r>
      <w:r w:rsidRPr="00B71598">
        <w:rPr>
          <w:b/>
          <w:bCs/>
        </w:rPr>
        <w:t>5</w:t>
      </w:r>
      <w:r w:rsidRPr="00B71598">
        <w:t>: 535–544.</w:t>
      </w:r>
    </w:p>
    <w:p w14:paraId="4887EA28" w14:textId="29194F03" w:rsidR="00B71598" w:rsidRPr="00B71598" w:rsidRDefault="00B71598" w:rsidP="00B71598">
      <w:pPr>
        <w:pStyle w:val="Bibliography"/>
      </w:pPr>
      <w:r w:rsidRPr="00B71598">
        <w:rPr>
          <w:b/>
          <w:bCs/>
        </w:rPr>
        <w:t>Strobel G</w:t>
      </w:r>
      <w:r w:rsidRPr="00B71598">
        <w:t xml:space="preserve">. </w:t>
      </w:r>
      <w:r w:rsidRPr="00B71598">
        <w:rPr>
          <w:b/>
          <w:bCs/>
        </w:rPr>
        <w:t>2018</w:t>
      </w:r>
      <w:r w:rsidRPr="00B71598">
        <w:t xml:space="preserve">. The Emergence of Endophytic Microbes and Their Biological Promise. </w:t>
      </w:r>
      <w:r w:rsidRPr="00B71598">
        <w:rPr>
          <w:i/>
          <w:iCs/>
        </w:rPr>
        <w:t>JOURNAL OF FUNGI</w:t>
      </w:r>
      <w:r w:rsidRPr="00B71598">
        <w:t xml:space="preserve"> </w:t>
      </w:r>
      <w:r w:rsidRPr="00B71598">
        <w:rPr>
          <w:b/>
          <w:bCs/>
        </w:rPr>
        <w:t>4</w:t>
      </w:r>
      <w:r w:rsidRPr="00B71598">
        <w:t>.</w:t>
      </w:r>
      <w:ins w:id="54" w:author="Catherine A Gehring" w:date="2026-06-12T08:56:00Z" w16du:dateUtc="2026-06-12T15:56:00Z">
        <w:r w:rsidR="00A46C79">
          <w:t>THE FORMAT SEEMS OFF FOR THIS ONE</w:t>
        </w:r>
      </w:ins>
    </w:p>
    <w:p w14:paraId="212EE157" w14:textId="77777777" w:rsidR="00B71598" w:rsidRPr="00B71598" w:rsidRDefault="00B71598" w:rsidP="00B71598">
      <w:pPr>
        <w:pStyle w:val="Bibliography"/>
      </w:pPr>
      <w:r w:rsidRPr="00B71598">
        <w:rPr>
          <w:b/>
          <w:bCs/>
        </w:rPr>
        <w:t xml:space="preserve">Tedersoo L, Bahram M, Põlme S, Kõljalg U, Yorou NS, Wijesundera R, Ruiz LV, Vasco-Palacios AM, Thu PQ, Suija A, </w:t>
      </w:r>
      <w:r w:rsidRPr="00B71598">
        <w:rPr>
          <w:b/>
          <w:bCs/>
          <w:i/>
          <w:iCs/>
        </w:rPr>
        <w:t>et al.</w:t>
      </w:r>
      <w:r w:rsidRPr="00B71598">
        <w:t xml:space="preserve"> </w:t>
      </w:r>
      <w:r w:rsidRPr="00B71598">
        <w:rPr>
          <w:b/>
          <w:bCs/>
        </w:rPr>
        <w:t>2014</w:t>
      </w:r>
      <w:r w:rsidRPr="00B71598">
        <w:t xml:space="preserve">. Global diversity and geography of soil fungi. </w:t>
      </w:r>
      <w:r w:rsidRPr="00B71598">
        <w:rPr>
          <w:i/>
          <w:iCs/>
        </w:rPr>
        <w:t>Science</w:t>
      </w:r>
      <w:r w:rsidRPr="00B71598">
        <w:t xml:space="preserve"> </w:t>
      </w:r>
      <w:r w:rsidRPr="00B71598">
        <w:rPr>
          <w:b/>
          <w:bCs/>
        </w:rPr>
        <w:t>346</w:t>
      </w:r>
      <w:r w:rsidRPr="00B71598">
        <w:t>: 1256688.</w:t>
      </w:r>
    </w:p>
    <w:p w14:paraId="1E879429" w14:textId="77777777" w:rsidR="00B71598" w:rsidRPr="00B71598" w:rsidRDefault="00B71598" w:rsidP="00B71598">
      <w:pPr>
        <w:pStyle w:val="Bibliography"/>
      </w:pPr>
      <w:r w:rsidRPr="00B71598">
        <w:rPr>
          <w:b/>
          <w:bCs/>
        </w:rPr>
        <w:t>Townsend A, Asner G, Cleveland C</w:t>
      </w:r>
      <w:r w:rsidRPr="00B71598">
        <w:t xml:space="preserve">. </w:t>
      </w:r>
      <w:r w:rsidRPr="00B71598">
        <w:rPr>
          <w:b/>
          <w:bCs/>
        </w:rPr>
        <w:t>2008</w:t>
      </w:r>
      <w:r w:rsidRPr="00B71598">
        <w:t xml:space="preserve">. The biogeochemical heterogeneity of tropical forests. </w:t>
      </w:r>
      <w:r w:rsidRPr="00B71598">
        <w:rPr>
          <w:i/>
          <w:iCs/>
        </w:rPr>
        <w:t>Trends in Ecology &amp; Evolution</w:t>
      </w:r>
      <w:r w:rsidRPr="00B71598">
        <w:t xml:space="preserve"> </w:t>
      </w:r>
      <w:r w:rsidRPr="00B71598">
        <w:rPr>
          <w:b/>
          <w:bCs/>
        </w:rPr>
        <w:t>23</w:t>
      </w:r>
      <w:r w:rsidRPr="00B71598">
        <w:t>: 424–431.</w:t>
      </w:r>
    </w:p>
    <w:p w14:paraId="524B9C4B" w14:textId="77777777" w:rsidR="00B71598" w:rsidRPr="00B71598" w:rsidRDefault="00B71598" w:rsidP="00B71598">
      <w:pPr>
        <w:pStyle w:val="Bibliography"/>
      </w:pPr>
      <w:r w:rsidRPr="00B71598">
        <w:rPr>
          <w:b/>
          <w:bCs/>
        </w:rPr>
        <w:t>U’Ren JM, Lutzoni F, Miadlikowska J, Laetsch AD, Arnold AE</w:t>
      </w:r>
      <w:r w:rsidRPr="00B71598">
        <w:t xml:space="preserve">. </w:t>
      </w:r>
      <w:r w:rsidRPr="00B71598">
        <w:rPr>
          <w:b/>
          <w:bCs/>
        </w:rPr>
        <w:t>2012</w:t>
      </w:r>
      <w:r w:rsidRPr="00B71598">
        <w:t xml:space="preserve">. Host and geographic structure of endophytic and endolichenic fungi at a continental scale. </w:t>
      </w:r>
      <w:r w:rsidRPr="00B71598">
        <w:rPr>
          <w:i/>
          <w:iCs/>
        </w:rPr>
        <w:t>American Journal of Botany</w:t>
      </w:r>
      <w:r w:rsidRPr="00B71598">
        <w:t xml:space="preserve"> </w:t>
      </w:r>
      <w:r w:rsidRPr="00B71598">
        <w:rPr>
          <w:b/>
          <w:bCs/>
        </w:rPr>
        <w:t>99</w:t>
      </w:r>
      <w:r w:rsidRPr="00B71598">
        <w:t>: 898–914.</w:t>
      </w:r>
    </w:p>
    <w:p w14:paraId="39B7DA50" w14:textId="7C6E10CC" w:rsidR="00B71598" w:rsidRPr="00B71598" w:rsidRDefault="00B71598" w:rsidP="00B71598">
      <w:pPr>
        <w:pStyle w:val="Bibliography"/>
      </w:pPr>
      <w:r w:rsidRPr="00B71598">
        <w:rPr>
          <w:b/>
          <w:bCs/>
        </w:rPr>
        <w:t>Wilson D</w:t>
      </w:r>
      <w:r w:rsidRPr="00B71598">
        <w:t xml:space="preserve">. </w:t>
      </w:r>
      <w:r w:rsidRPr="00B71598">
        <w:rPr>
          <w:b/>
          <w:bCs/>
        </w:rPr>
        <w:t>1995</w:t>
      </w:r>
      <w:r w:rsidRPr="00B71598">
        <w:t xml:space="preserve">. Fungal Endophytes Which Invade Insect Galls - Insect Pathogens, Benign Saprophytes, or Fungal Inquilines. </w:t>
      </w:r>
      <w:r w:rsidRPr="00B71598">
        <w:rPr>
          <w:i/>
          <w:iCs/>
        </w:rPr>
        <w:t>Oecologia</w:t>
      </w:r>
      <w:r w:rsidRPr="00B71598">
        <w:t xml:space="preserve"> </w:t>
      </w:r>
      <w:r w:rsidRPr="00B71598">
        <w:rPr>
          <w:b/>
          <w:bCs/>
        </w:rPr>
        <w:t>103</w:t>
      </w:r>
      <w:r w:rsidRPr="00B71598">
        <w:t>: 255–260.</w:t>
      </w:r>
      <w:ins w:id="55" w:author="Catherine A Gehring" w:date="2026-06-12T08:57:00Z" w16du:dateUtc="2026-06-12T15:57:00Z">
        <w:r w:rsidR="00A46C79">
          <w:t>ALL CAPS INSTEAD OF FIRST WORD</w:t>
        </w:r>
      </w:ins>
    </w:p>
    <w:p w14:paraId="5D3F0C92" w14:textId="77777777" w:rsidR="00B71598" w:rsidRPr="00B71598" w:rsidRDefault="00B71598" w:rsidP="00B71598">
      <w:pPr>
        <w:pStyle w:val="Bibliography"/>
      </w:pPr>
      <w:r w:rsidRPr="00B71598">
        <w:rPr>
          <w:b/>
          <w:bCs/>
        </w:rPr>
        <w:t>World Bank</w:t>
      </w:r>
      <w:r w:rsidRPr="00B71598">
        <w:t xml:space="preserve">. </w:t>
      </w:r>
      <w:r w:rsidRPr="00B71598">
        <w:rPr>
          <w:b/>
          <w:bCs/>
        </w:rPr>
        <w:t>2026</w:t>
      </w:r>
      <w:r w:rsidRPr="00B71598">
        <w:t>. World Bank Open Data: GDP (Current US$).</w:t>
      </w:r>
    </w:p>
    <w:p w14:paraId="56D23140" w14:textId="72624D82" w:rsidR="00B71598" w:rsidRPr="00B71598" w:rsidRDefault="00B71598" w:rsidP="00B71598">
      <w:pPr>
        <w:pStyle w:val="Bibliography"/>
      </w:pPr>
      <w:r w:rsidRPr="00B71598">
        <w:rPr>
          <w:b/>
          <w:bCs/>
        </w:rPr>
        <w:t>Zuk M</w:t>
      </w:r>
      <w:r w:rsidRPr="00B71598">
        <w:t xml:space="preserve">. </w:t>
      </w:r>
      <w:r w:rsidRPr="00B71598">
        <w:rPr>
          <w:b/>
          <w:bCs/>
        </w:rPr>
        <w:t>2016</w:t>
      </w:r>
      <w:r w:rsidRPr="00B71598">
        <w:t xml:space="preserve">. Temperate Assumptions: How Where We Work Influences How We Think. </w:t>
      </w:r>
      <w:r w:rsidRPr="00B71598">
        <w:rPr>
          <w:i/>
          <w:iCs/>
        </w:rPr>
        <w:t>The American Naturalist</w:t>
      </w:r>
      <w:r w:rsidRPr="00B71598">
        <w:t xml:space="preserve"> </w:t>
      </w:r>
      <w:r w:rsidRPr="00B71598">
        <w:rPr>
          <w:b/>
          <w:bCs/>
        </w:rPr>
        <w:t>188</w:t>
      </w:r>
      <w:r w:rsidRPr="00B71598">
        <w:t>: S1–S7.</w:t>
      </w:r>
      <w:ins w:id="56" w:author="Catherine A Gehring" w:date="2026-06-12T08:57:00Z" w16du:dateUtc="2026-06-12T15:57:00Z">
        <w:r w:rsidR="00A46C79">
          <w:t>ALL CAPS INSTEAD OF FIRST WORD</w:t>
        </w:r>
      </w:ins>
    </w:p>
    <w:p w14:paraId="274FB4CB" w14:textId="335D3A0C" w:rsidR="00526817" w:rsidRDefault="00526817">
      <w:pPr>
        <w:pStyle w:val="BodyText"/>
      </w:pPr>
      <w:r>
        <w:fldChar w:fldCharType="end"/>
      </w:r>
    </w:p>
    <w:sectPr w:rsidR="0052681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atherine A Gehring" w:date="2026-06-12T08:41:00Z" w:initials="CAG">
    <w:p w14:paraId="36F05F0D" w14:textId="77777777" w:rsidR="00546DEC" w:rsidRDefault="00546DEC" w:rsidP="00546DEC">
      <w:r>
        <w:rPr>
          <w:rStyle w:val="CommentReference"/>
        </w:rPr>
        <w:annotationRef/>
      </w:r>
      <w:r>
        <w:rPr>
          <w:sz w:val="20"/>
          <w:szCs w:val="20"/>
        </w:rPr>
        <w:t xml:space="preserve">I looked quickly at Nancy and Nick's comments and wonder if this paper will help with the definition and complexity ideas to have a recent paper to cite. I have not read it yet, but it seems to take a different approach from your paper and the Current Biology paper that is a review that you cite. </w:t>
      </w:r>
    </w:p>
    <w:p w14:paraId="3E7B4047" w14:textId="77777777" w:rsidR="00546DEC" w:rsidRDefault="00546DEC" w:rsidP="00546DEC"/>
    <w:p w14:paraId="195DB35F" w14:textId="77777777" w:rsidR="00546DEC" w:rsidRDefault="00546DEC" w:rsidP="00546DEC">
      <w:r>
        <w:rPr>
          <w:sz w:val="20"/>
          <w:szCs w:val="20"/>
        </w:rPr>
        <w:t>Liao, C. ∙ Doilom, M. ∙ Jeewon, R. ...</w:t>
      </w:r>
    </w:p>
    <w:p w14:paraId="3AB6F33E" w14:textId="77777777" w:rsidR="00546DEC" w:rsidRDefault="00546DEC" w:rsidP="00546DEC">
      <w:r>
        <w:rPr>
          <w:sz w:val="20"/>
          <w:szCs w:val="20"/>
        </w:rPr>
        <w:t>Challenges and update on fungal endophytes: classification, definition, diversity, ecology, evolution and functions</w:t>
      </w:r>
    </w:p>
    <w:p w14:paraId="3E31A273" w14:textId="77777777" w:rsidR="00546DEC" w:rsidRDefault="00546DEC" w:rsidP="00546DEC">
      <w:r>
        <w:rPr>
          <w:sz w:val="20"/>
          <w:szCs w:val="20"/>
        </w:rPr>
        <w:t>Fungal Diversity. 2025; 131:301-367</w:t>
      </w:r>
    </w:p>
  </w:comment>
  <w:comment w:id="2" w:author="Catherine A Gehring" w:date="2026-06-08T10:56:00Z" w:initials="CAG">
    <w:p w14:paraId="5815479E" w14:textId="77777777" w:rsidR="00AD1C14" w:rsidRDefault="00AD1C14" w:rsidP="00AD1C14">
      <w:r>
        <w:rPr>
          <w:rStyle w:val="CommentReference"/>
        </w:rPr>
        <w:annotationRef/>
      </w:r>
      <w:r>
        <w:rPr>
          <w:sz w:val="20"/>
          <w:szCs w:val="20"/>
        </w:rPr>
        <w:t>i think this might take some reconciling somewhere in the ms. Some questions:</w:t>
      </w:r>
    </w:p>
    <w:p w14:paraId="4369663E" w14:textId="77777777" w:rsidR="00AD1C14" w:rsidRDefault="00AD1C14" w:rsidP="00AD1C14">
      <w:r>
        <w:rPr>
          <w:sz w:val="20"/>
          <w:szCs w:val="20"/>
        </w:rPr>
        <w:t xml:space="preserve">1. Does this mean that the authors called the fungi endophytes but you found they were considered pathogens in your screening? </w:t>
      </w:r>
    </w:p>
    <w:p w14:paraId="3D843D4D" w14:textId="77777777" w:rsidR="00AD1C14" w:rsidRDefault="00AD1C14" w:rsidP="00AD1C14">
      <w:r>
        <w:rPr>
          <w:sz w:val="20"/>
          <w:szCs w:val="20"/>
        </w:rPr>
        <w:t>2. Can this pathogen versus endophyte be reconciled because some taxa can be one or the other (pathogen versus endophyte) depending on environmental context?</w:t>
      </w:r>
    </w:p>
    <w:p w14:paraId="57856B94" w14:textId="77777777" w:rsidR="00AD1C14" w:rsidRDefault="00AD1C14" w:rsidP="00AD1C14">
      <w:r>
        <w:rPr>
          <w:sz w:val="20"/>
          <w:szCs w:val="20"/>
        </w:rPr>
        <w:t xml:space="preserve">I need more information to understand what this means and if it is a bias of studies or just reflective of our incomplete understanding of the biology of endophytic fungi. </w:t>
      </w:r>
    </w:p>
  </w:comment>
  <w:comment w:id="8" w:author="Catherine A Gehring" w:date="2026-06-08T11:22:00Z" w:initials="CAG">
    <w:p w14:paraId="7E24505D" w14:textId="77777777" w:rsidR="00201B4A" w:rsidRDefault="00201B4A" w:rsidP="00201B4A">
      <w:r>
        <w:rPr>
          <w:rStyle w:val="CommentReference"/>
        </w:rPr>
        <w:annotationRef/>
      </w:r>
      <w:r>
        <w:rPr>
          <w:sz w:val="20"/>
          <w:szCs w:val="20"/>
        </w:rPr>
        <w:t>How were the biomes defined - fine if this is mentioned in the supplementary methods in more detail. I ask this because of my question about forests from one of the figures.</w:t>
      </w:r>
    </w:p>
  </w:comment>
  <w:comment w:id="9" w:author="Catherine A Gehring" w:date="2026-06-08T11:02:00Z" w:initials="CAG">
    <w:p w14:paraId="11479D06" w14:textId="77777777" w:rsidR="00BE5265" w:rsidRDefault="00AD1C14" w:rsidP="00BE5265">
      <w:r>
        <w:rPr>
          <w:rStyle w:val="CommentReference"/>
        </w:rPr>
        <w:annotationRef/>
      </w:r>
    </w:p>
  </w:comment>
  <w:comment w:id="10" w:author="Catherine A Gehring" w:date="2026-06-08T11:04:00Z" w:initials="CAG">
    <w:p w14:paraId="45B4131B" w14:textId="385D4576" w:rsidR="00E02917" w:rsidRDefault="00E02917" w:rsidP="00E02917">
      <w:r>
        <w:rPr>
          <w:rStyle w:val="CommentReference"/>
        </w:rPr>
        <w:annotationRef/>
      </w:r>
      <w:r>
        <w:rPr>
          <w:sz w:val="20"/>
          <w:szCs w:val="20"/>
        </w:rPr>
        <w:t xml:space="preserve">Quick question re. how you treated the studies in terms of the combined data - Were the abstracts of the papers from which full texts were included removed from the combined data set so that they were not represented twice? </w:t>
      </w:r>
    </w:p>
  </w:comment>
  <w:comment w:id="14" w:author="Catherine A Gehring" w:date="2026-06-08T11:11:00Z" w:initials="CAG">
    <w:p w14:paraId="46B726F6" w14:textId="77777777" w:rsidR="00E02917" w:rsidRDefault="00E02917" w:rsidP="00E02917">
      <w:r>
        <w:rPr>
          <w:rStyle w:val="CommentReference"/>
        </w:rPr>
        <w:annotationRef/>
      </w:r>
      <w:r>
        <w:rPr>
          <w:sz w:val="20"/>
          <w:szCs w:val="20"/>
        </w:rPr>
        <w:t>I am sorry that I did not pick up on this before, but endophyte is not listed here and I am now curious if you kept the mycorrhizal literature out of the analysis like you had done for the first version of the manuscript? I thought that was a good idea, but I don't see it in the methods this time around. I could have missed it though!</w:t>
      </w:r>
    </w:p>
  </w:comment>
  <w:comment w:id="15" w:author="Catherine A Gehring" w:date="2026-06-08T11:20:00Z" w:initials="CAG">
    <w:p w14:paraId="3ECAE392" w14:textId="77777777" w:rsidR="00201B4A" w:rsidRDefault="00201B4A" w:rsidP="00201B4A">
      <w:r>
        <w:rPr>
          <w:rStyle w:val="CommentReference"/>
        </w:rPr>
        <w:annotationRef/>
      </w:r>
      <w:r>
        <w:rPr>
          <w:sz w:val="20"/>
          <w:szCs w:val="20"/>
        </w:rPr>
        <w:t xml:space="preserve">I see in the diagram that endophyte and saprophyte are included so I would list them here as well. </w:t>
      </w:r>
    </w:p>
    <w:p w14:paraId="08891B7A" w14:textId="77777777" w:rsidR="00201B4A" w:rsidRDefault="00201B4A" w:rsidP="00201B4A"/>
    <w:p w14:paraId="7AC68CC2" w14:textId="77777777" w:rsidR="00201B4A" w:rsidRDefault="00201B4A" w:rsidP="00201B4A">
      <w:r>
        <w:rPr>
          <w:sz w:val="20"/>
          <w:szCs w:val="20"/>
        </w:rPr>
        <w:t>If you end up with so many pathogens, does it call into question how you screened for endophytes? That is part of the reason to make sure that this categorization is well described.</w:t>
      </w:r>
    </w:p>
  </w:comment>
  <w:comment w:id="16" w:author="Catherine A Gehring" w:date="2026-06-12T08:49:00Z" w:initials="CAG">
    <w:p w14:paraId="46170F9B" w14:textId="77777777" w:rsidR="00A46C79" w:rsidRDefault="00A46C79" w:rsidP="00A46C79">
      <w:r>
        <w:rPr>
          <w:rStyle w:val="CommentReference"/>
        </w:rPr>
        <w:annotationRef/>
      </w:r>
      <w:r>
        <w:rPr>
          <w:sz w:val="20"/>
          <w:szCs w:val="20"/>
        </w:rPr>
        <w:t>I like your ideas of functional fluidity in the discussion and I wonder about introducing it earlier so the pathogen designation is not considered a problem with your methods.</w:t>
      </w:r>
    </w:p>
  </w:comment>
  <w:comment w:id="17" w:author="Catherine A Gehring" w:date="2026-06-08T09:39:00Z" w:initials="CAG">
    <w:p w14:paraId="3A155CAF" w14:textId="77777777" w:rsidR="000B35FF" w:rsidRDefault="000B35FF" w:rsidP="000B35FF">
      <w:r>
        <w:rPr>
          <w:rStyle w:val="CommentReference"/>
        </w:rPr>
        <w:annotationRef/>
      </w:r>
      <w:r>
        <w:rPr>
          <w:sz w:val="20"/>
          <w:szCs w:val="20"/>
        </w:rPr>
        <w:t>Could this sentence be added to the previous paragraph?</w:t>
      </w:r>
    </w:p>
  </w:comment>
  <w:comment w:id="19" w:author="Beatrice Bock" w:date="2026-06-04T13:06:00Z" w:initials="BB">
    <w:p w14:paraId="2F9765AA" w14:textId="77777777" w:rsidR="00F52713" w:rsidRDefault="00F52713" w:rsidP="00F52713">
      <w:pPr>
        <w:pStyle w:val="CommentText"/>
      </w:pPr>
      <w:r>
        <w:rPr>
          <w:rStyle w:val="CommentReference"/>
        </w:rPr>
        <w:annotationRef/>
      </w:r>
      <w:r>
        <w:t>Will add actual link once I upload to Zenodo, which I will do right before submitting in case I do any last minute additions to the code.</w:t>
      </w:r>
    </w:p>
  </w:comment>
  <w:comment w:id="26" w:author="Catherine A Gehring" w:date="2026-06-08T11:14:00Z" w:initials="CAG">
    <w:p w14:paraId="198AE694" w14:textId="77777777" w:rsidR="00E02917" w:rsidRDefault="00E02917" w:rsidP="00E02917">
      <w:r>
        <w:rPr>
          <w:rStyle w:val="CommentReference"/>
        </w:rPr>
        <w:annotationRef/>
      </w:r>
      <w:r>
        <w:rPr>
          <w:sz w:val="20"/>
          <w:szCs w:val="20"/>
        </w:rPr>
        <w:t>It is interesting that no European country makes the top ten on its own. I imagine if you considered Europe as a whole, it would be high on the list?</w:t>
      </w:r>
    </w:p>
  </w:comment>
  <w:comment w:id="27" w:author="Catherine A Gehring" w:date="2026-06-08T11:15:00Z" w:initials="CAG">
    <w:p w14:paraId="10E45BA9" w14:textId="77777777" w:rsidR="00201B4A" w:rsidRDefault="00201B4A" w:rsidP="00201B4A">
      <w:r>
        <w:rPr>
          <w:rStyle w:val="CommentReference"/>
        </w:rPr>
        <w:annotationRef/>
      </w:r>
      <w:r>
        <w:rPr>
          <w:sz w:val="20"/>
          <w:szCs w:val="20"/>
        </w:rPr>
        <w:t>Does forest include temperate forest and boreal forest?</w:t>
      </w:r>
    </w:p>
  </w:comment>
  <w:comment w:id="28" w:author="Catherine A Gehring" w:date="2026-06-11T20:17:00Z" w:initials="CAG">
    <w:p w14:paraId="152C8A94" w14:textId="77777777" w:rsidR="006A0D11" w:rsidRDefault="006A0D11" w:rsidP="006A0D11">
      <w:r>
        <w:rPr>
          <w:rStyle w:val="CommentReference"/>
        </w:rPr>
        <w:annotationRef/>
      </w:r>
      <w:r>
        <w:rPr>
          <w:sz w:val="20"/>
          <w:szCs w:val="20"/>
        </w:rPr>
        <w:t>Do you indicate where the biome designations you used come from?</w:t>
      </w:r>
    </w:p>
  </w:comment>
  <w:comment w:id="35" w:author="Catherine A Gehring" w:date="2026-06-11T20:34:00Z" w:initials="CAG">
    <w:p w14:paraId="77CFA706" w14:textId="77777777" w:rsidR="00CF7399" w:rsidRDefault="00CF7399" w:rsidP="00CF7399">
      <w:r>
        <w:rPr>
          <w:rStyle w:val="CommentReference"/>
        </w:rPr>
        <w:annotationRef/>
      </w:r>
      <w:r>
        <w:rPr>
          <w:sz w:val="20"/>
          <w:szCs w:val="20"/>
        </w:rPr>
        <w:t>So you did not filter these out like in version 1?</w:t>
      </w:r>
    </w:p>
  </w:comment>
  <w:comment w:id="36" w:author="Catherine A Gehring" w:date="2026-06-11T21:07:00Z" w:initials="CAG">
    <w:p w14:paraId="2220C348" w14:textId="77777777" w:rsidR="00BF0C68" w:rsidRDefault="00BF0C68" w:rsidP="00BF0C68">
      <w:r>
        <w:rPr>
          <w:rStyle w:val="CommentReference"/>
        </w:rPr>
        <w:annotationRef/>
      </w:r>
      <w:r>
        <w:rPr>
          <w:sz w:val="20"/>
          <w:szCs w:val="20"/>
        </w:rPr>
        <w:t>This is great!!</w:t>
      </w:r>
    </w:p>
  </w:comment>
  <w:comment w:id="37" w:author="Catherine A Gehring" w:date="2026-06-11T20:39:00Z" w:initials="CAG">
    <w:p w14:paraId="7D396FE4" w14:textId="77777777" w:rsidR="00CF7399" w:rsidRDefault="00CF7399" w:rsidP="00CF7399">
      <w:r>
        <w:rPr>
          <w:rStyle w:val="CommentReference"/>
        </w:rPr>
        <w:annotationRef/>
      </w:r>
      <w:r>
        <w:rPr>
          <w:sz w:val="20"/>
          <w:szCs w:val="20"/>
        </w:rPr>
        <w:t>Should this say abstracts?</w:t>
      </w:r>
    </w:p>
  </w:comment>
  <w:comment w:id="40" w:author="Catherine A Gehring" w:date="2026-06-11T21:30:00Z" w:initials="CAG">
    <w:p w14:paraId="4E8D3184" w14:textId="77777777" w:rsidR="00A46C79" w:rsidRDefault="00DB2457" w:rsidP="00A46C79">
      <w:r>
        <w:rPr>
          <w:rStyle w:val="CommentReference"/>
        </w:rPr>
        <w:annotationRef/>
      </w:r>
      <w:r w:rsidR="00A46C79">
        <w:rPr>
          <w:sz w:val="20"/>
          <w:szCs w:val="20"/>
        </w:rPr>
        <w:t>I find this interesting but problematic to some degree and I wonder if you want to discuss it just a bit more. Some of the points are that endophytes are defined by their presence inside a plant without causing disease at the time they are sampled. Perhaps it is worth it to talk about what they could be doing there (presumed functions) - latent pathogens, decomposers waiting for host senecense, beneficial symbionts, unknown or other. Classically they were looked for with culturing which would not include AMF because they are obligate biotrophs, but now we are likely to use molecular tools. Also, mycorrhizal fungi are restricted to roots. In this analysis, you don't present the location of the plant data but you might bring that up here to address the mycorrhizal issue and the problems with the definition of an endophyte?</w:t>
      </w:r>
    </w:p>
    <w:p w14:paraId="19B170BE" w14:textId="77777777" w:rsidR="00A46C79" w:rsidRDefault="00A46C79" w:rsidP="00A46C79"/>
    <w:p w14:paraId="613250E3" w14:textId="77777777" w:rsidR="00A46C79" w:rsidRDefault="00A46C79" w:rsidP="00A46C79">
      <w:r>
        <w:rPr>
          <w:sz w:val="20"/>
          <w:szCs w:val="20"/>
        </w:rPr>
        <w:t>I really like your idea of functional fluidity and that any study of endophytes is what they are now not what they may be later.co</w:t>
      </w:r>
    </w:p>
  </w:comment>
  <w:comment w:id="43" w:author="Catherine A Gehring" w:date="2026-06-11T21:31:00Z" w:initials="CAG">
    <w:p w14:paraId="6EE7D167" w14:textId="548C2A6B" w:rsidR="00DB2457" w:rsidRDefault="00DB2457" w:rsidP="00DB2457">
      <w:r>
        <w:rPr>
          <w:rStyle w:val="CommentReference"/>
        </w:rPr>
        <w:annotationRef/>
      </w:r>
      <w:r>
        <w:rPr>
          <w:sz w:val="20"/>
          <w:szCs w:val="20"/>
        </w:rPr>
        <w:t>This analysis is great!</w:t>
      </w:r>
    </w:p>
  </w:comment>
  <w:comment w:id="45" w:author="Catherine A Gehring" w:date="2026-06-11T21:33:00Z" w:initials="CAG">
    <w:p w14:paraId="1BB8DA57" w14:textId="77777777" w:rsidR="00DB2457" w:rsidRDefault="00DB2457" w:rsidP="00DB2457">
      <w:r>
        <w:rPr>
          <w:rStyle w:val="CommentReference"/>
        </w:rPr>
        <w:annotationRef/>
      </w:r>
      <w:r>
        <w:rPr>
          <w:sz w:val="20"/>
          <w:szCs w:val="20"/>
        </w:rPr>
        <w:t>statements like "must" can be off-putting for some reviewers. I suggest toning this down to say something like the field of endophyte ecology would benefit from ....</w:t>
      </w:r>
    </w:p>
  </w:comment>
  <w:comment w:id="47" w:author="Catherine A Gehring" w:date="2026-06-11T21:35:00Z" w:initials="CAG">
    <w:p w14:paraId="54D767CC" w14:textId="77777777" w:rsidR="00B83FE7" w:rsidRDefault="00B83FE7" w:rsidP="00B83FE7">
      <w:r>
        <w:rPr>
          <w:rStyle w:val="CommentReference"/>
        </w:rPr>
        <w:annotationRef/>
      </w:r>
      <w:r>
        <w:rPr>
          <w:sz w:val="20"/>
          <w:szCs w:val="20"/>
        </w:rPr>
        <w:t>I would mention this plant tissue information more in the main text.I am surprised roots are the most well studied and I wonder how much of that is due to mycorrhizal fungi?</w:t>
      </w:r>
    </w:p>
  </w:comment>
  <w:comment w:id="48" w:author="Catherine A Gehring" w:date="2026-06-11T21:36:00Z" w:initials="CAG">
    <w:p w14:paraId="76210FD4" w14:textId="77777777" w:rsidR="00B83FE7" w:rsidRDefault="00B83FE7" w:rsidP="00B83FE7">
      <w:r>
        <w:rPr>
          <w:rStyle w:val="CommentReference"/>
        </w:rPr>
        <w:annotationRef/>
      </w:r>
      <w:r>
        <w:rPr>
          <w:sz w:val="20"/>
          <w:szCs w:val="20"/>
        </w:rPr>
        <w:t>I like this graph and think it would be worth including and mentioning that the agricultural bias is growing not abating in the last 10 years.</w:t>
      </w:r>
    </w:p>
  </w:comment>
  <w:comment w:id="49" w:author="Catherine A Gehring" w:date="2026-06-11T21:37:00Z" w:initials="CAG">
    <w:p w14:paraId="35F2B6F2" w14:textId="77777777" w:rsidR="00B83FE7" w:rsidRDefault="00B83FE7" w:rsidP="00B83FE7">
      <w:r>
        <w:rPr>
          <w:rStyle w:val="CommentReference"/>
        </w:rPr>
        <w:annotationRef/>
      </w:r>
      <w:r>
        <w:rPr>
          <w:sz w:val="20"/>
          <w:szCs w:val="20"/>
        </w:rPr>
        <w:t>This figure addresses my earlier question about Europe - not many European countries make this top 20 list which I am surprised by.</w:t>
      </w:r>
    </w:p>
  </w:comment>
  <w:comment w:id="50"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 w:id="51" w:author="Beatrice Bock" w:date="2026-06-05T11:27:00Z" w:initials="BB">
    <w:p w14:paraId="7B869264" w14:textId="77777777" w:rsidR="00126178" w:rsidRDefault="00126178" w:rsidP="00126178">
      <w:pPr>
        <w:pStyle w:val="CommentText"/>
      </w:pPr>
      <w:r>
        <w:rPr>
          <w:rStyle w:val="CommentReference"/>
        </w:rPr>
        <w:annotationRef/>
      </w:r>
      <w:r>
        <w:t>I will comb through before submissino and make sure zotero has the correct formatting for everything (e.g. double checking that journal names aren’t all caps or something like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31A273" w15:done="0"/>
  <w15:commentEx w15:paraId="57856B94" w15:done="0"/>
  <w15:commentEx w15:paraId="7E24505D" w15:done="0"/>
  <w15:commentEx w15:paraId="11479D06" w15:done="0"/>
  <w15:commentEx w15:paraId="45B4131B" w15:paraIdParent="11479D06" w15:done="0"/>
  <w15:commentEx w15:paraId="46B726F6" w15:done="0"/>
  <w15:commentEx w15:paraId="7AC68CC2" w15:paraIdParent="46B726F6" w15:done="0"/>
  <w15:commentEx w15:paraId="46170F9B" w15:paraIdParent="46B726F6" w15:done="0"/>
  <w15:commentEx w15:paraId="3A155CAF" w15:done="0"/>
  <w15:commentEx w15:paraId="2F9765AA" w15:done="0"/>
  <w15:commentEx w15:paraId="198AE694" w15:done="0"/>
  <w15:commentEx w15:paraId="10E45BA9" w15:paraIdParent="198AE694" w15:done="0"/>
  <w15:commentEx w15:paraId="152C8A94" w15:paraIdParent="198AE694" w15:done="0"/>
  <w15:commentEx w15:paraId="77CFA706" w15:done="0"/>
  <w15:commentEx w15:paraId="2220C348" w15:done="0"/>
  <w15:commentEx w15:paraId="7D396FE4" w15:done="0"/>
  <w15:commentEx w15:paraId="613250E3" w15:done="0"/>
  <w15:commentEx w15:paraId="6EE7D167" w15:done="0"/>
  <w15:commentEx w15:paraId="1BB8DA57" w15:done="0"/>
  <w15:commentEx w15:paraId="54D767CC" w15:done="0"/>
  <w15:commentEx w15:paraId="76210FD4" w15:done="0"/>
  <w15:commentEx w15:paraId="35F2B6F2" w15:done="0"/>
  <w15:commentEx w15:paraId="24657CB9" w15:done="0"/>
  <w15:commentEx w15:paraId="7B869264" w15:paraIdParent="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C1B936" w16cex:dateUtc="2026-06-12T15:41:00Z"/>
  <w16cex:commentExtensible w16cex:durableId="178B1233" w16cex:dateUtc="2026-06-08T17:56:00Z"/>
  <w16cex:commentExtensible w16cex:durableId="23D9ECC6" w16cex:dateUtc="2026-06-08T18:22:00Z"/>
  <w16cex:commentExtensible w16cex:durableId="44CF9C43" w16cex:dateUtc="2026-06-08T18:02:00Z"/>
  <w16cex:commentExtensible w16cex:durableId="777C57E9" w16cex:dateUtc="2026-06-08T18:04:00Z"/>
  <w16cex:commentExtensible w16cex:durableId="0AFB290B" w16cex:dateUtc="2026-06-08T18:11:00Z"/>
  <w16cex:commentExtensible w16cex:durableId="2F6A8ACE" w16cex:dateUtc="2026-06-08T18:20:00Z"/>
  <w16cex:commentExtensible w16cex:durableId="765DD8C4" w16cex:dateUtc="2026-06-12T15:49:00Z"/>
  <w16cex:commentExtensible w16cex:durableId="667D2043" w16cex:dateUtc="2026-06-08T16:39:00Z"/>
  <w16cex:commentExtensible w16cex:durableId="32088E29" w16cex:dateUtc="2026-06-04T20:06:00Z"/>
  <w16cex:commentExtensible w16cex:durableId="2EA3DA40" w16cex:dateUtc="2026-06-08T18:14:00Z"/>
  <w16cex:commentExtensible w16cex:durableId="6D804332" w16cex:dateUtc="2026-06-08T18:15:00Z"/>
  <w16cex:commentExtensible w16cex:durableId="38A1DA6F" w16cex:dateUtc="2026-06-12T03:17:00Z"/>
  <w16cex:commentExtensible w16cex:durableId="0F5C1EA5" w16cex:dateUtc="2026-06-12T03:34:00Z"/>
  <w16cex:commentExtensible w16cex:durableId="4685F2B6" w16cex:dateUtc="2026-06-12T04:07:00Z"/>
  <w16cex:commentExtensible w16cex:durableId="69085419" w16cex:dateUtc="2026-06-12T03:39:00Z"/>
  <w16cex:commentExtensible w16cex:durableId="7497F67F" w16cex:dateUtc="2026-06-12T04:30:00Z"/>
  <w16cex:commentExtensible w16cex:durableId="327EA03B" w16cex:dateUtc="2026-06-12T04:31:00Z"/>
  <w16cex:commentExtensible w16cex:durableId="6CD03317" w16cex:dateUtc="2026-06-12T04:33:00Z"/>
  <w16cex:commentExtensible w16cex:durableId="39057B36" w16cex:dateUtc="2026-06-12T04:35:00Z"/>
  <w16cex:commentExtensible w16cex:durableId="68D9FF8C" w16cex:dateUtc="2026-06-12T04:36:00Z"/>
  <w16cex:commentExtensible w16cex:durableId="48EB1707" w16cex:dateUtc="2026-06-12T04:37:00Z"/>
  <w16cex:commentExtensible w16cex:durableId="455E5E7B" w16cex:dateUtc="2026-05-19T18:06:00Z"/>
  <w16cex:commentExtensible w16cex:durableId="693D5917" w16cex:dateUtc="2026-06-05T18: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31A273" w16cid:durableId="26C1B936"/>
  <w16cid:commentId w16cid:paraId="57856B94" w16cid:durableId="178B1233"/>
  <w16cid:commentId w16cid:paraId="7E24505D" w16cid:durableId="23D9ECC6"/>
  <w16cid:commentId w16cid:paraId="11479D06" w16cid:durableId="44CF9C43"/>
  <w16cid:commentId w16cid:paraId="45B4131B" w16cid:durableId="777C57E9"/>
  <w16cid:commentId w16cid:paraId="46B726F6" w16cid:durableId="0AFB290B"/>
  <w16cid:commentId w16cid:paraId="7AC68CC2" w16cid:durableId="2F6A8ACE"/>
  <w16cid:commentId w16cid:paraId="46170F9B" w16cid:durableId="765DD8C4"/>
  <w16cid:commentId w16cid:paraId="3A155CAF" w16cid:durableId="667D2043"/>
  <w16cid:commentId w16cid:paraId="2F9765AA" w16cid:durableId="32088E29"/>
  <w16cid:commentId w16cid:paraId="198AE694" w16cid:durableId="2EA3DA40"/>
  <w16cid:commentId w16cid:paraId="10E45BA9" w16cid:durableId="6D804332"/>
  <w16cid:commentId w16cid:paraId="152C8A94" w16cid:durableId="38A1DA6F"/>
  <w16cid:commentId w16cid:paraId="77CFA706" w16cid:durableId="0F5C1EA5"/>
  <w16cid:commentId w16cid:paraId="2220C348" w16cid:durableId="4685F2B6"/>
  <w16cid:commentId w16cid:paraId="7D396FE4" w16cid:durableId="69085419"/>
  <w16cid:commentId w16cid:paraId="613250E3" w16cid:durableId="7497F67F"/>
  <w16cid:commentId w16cid:paraId="6EE7D167" w16cid:durableId="327EA03B"/>
  <w16cid:commentId w16cid:paraId="1BB8DA57" w16cid:durableId="6CD03317"/>
  <w16cid:commentId w16cid:paraId="54D767CC" w16cid:durableId="39057B36"/>
  <w16cid:commentId w16cid:paraId="76210FD4" w16cid:durableId="68D9FF8C"/>
  <w16cid:commentId w16cid:paraId="35F2B6F2" w16cid:durableId="48EB1707"/>
  <w16cid:commentId w16cid:paraId="24657CB9" w16cid:durableId="455E5E7B"/>
  <w16cid:commentId w16cid:paraId="7B869264" w16cid:durableId="693D59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EE2BAB"/>
    <w:multiLevelType w:val="hybridMultilevel"/>
    <w:tmpl w:val="642EC5C6"/>
    <w:lvl w:ilvl="0" w:tplc="18F82E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 w:numId="4" w16cid:durableId="2098598637">
    <w:abstractNumId w:val="4"/>
  </w:num>
  <w:num w:numId="5" w16cid:durableId="1432437731">
    <w:abstractNumId w:val="3"/>
  </w:num>
  <w:num w:numId="6" w16cid:durableId="22395622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therine A Gehring">
    <w15:presenceInfo w15:providerId="AD" w15:userId="S::Catherine.Gehring@nau.edu::f94c289c-fb91-4c6b-be26-e22b5769651b"/>
  </w15:person>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D6D"/>
    <w:rsid w:val="00001138"/>
    <w:rsid w:val="00001FF1"/>
    <w:rsid w:val="00011E26"/>
    <w:rsid w:val="0002156E"/>
    <w:rsid w:val="00024008"/>
    <w:rsid w:val="00031A02"/>
    <w:rsid w:val="00034A20"/>
    <w:rsid w:val="00035883"/>
    <w:rsid w:val="00052212"/>
    <w:rsid w:val="000525C8"/>
    <w:rsid w:val="00067EE6"/>
    <w:rsid w:val="00073292"/>
    <w:rsid w:val="00073BEE"/>
    <w:rsid w:val="0007625B"/>
    <w:rsid w:val="00080AE0"/>
    <w:rsid w:val="0008511D"/>
    <w:rsid w:val="00085BBB"/>
    <w:rsid w:val="000A07CA"/>
    <w:rsid w:val="000A371B"/>
    <w:rsid w:val="000A56A7"/>
    <w:rsid w:val="000A5C22"/>
    <w:rsid w:val="000A6E9A"/>
    <w:rsid w:val="000B35FF"/>
    <w:rsid w:val="000D28BE"/>
    <w:rsid w:val="000D6FC5"/>
    <w:rsid w:val="000E0C82"/>
    <w:rsid w:val="000E5838"/>
    <w:rsid w:val="000F45BE"/>
    <w:rsid w:val="000F79DA"/>
    <w:rsid w:val="00100210"/>
    <w:rsid w:val="00102CEB"/>
    <w:rsid w:val="001064AA"/>
    <w:rsid w:val="00107BF6"/>
    <w:rsid w:val="0011498F"/>
    <w:rsid w:val="00120FE9"/>
    <w:rsid w:val="00126178"/>
    <w:rsid w:val="0013095E"/>
    <w:rsid w:val="0013106E"/>
    <w:rsid w:val="00136423"/>
    <w:rsid w:val="001400C1"/>
    <w:rsid w:val="001431F9"/>
    <w:rsid w:val="00146A4A"/>
    <w:rsid w:val="00146F12"/>
    <w:rsid w:val="001534D8"/>
    <w:rsid w:val="00155ED1"/>
    <w:rsid w:val="00156E7C"/>
    <w:rsid w:val="00157AD0"/>
    <w:rsid w:val="00160FBA"/>
    <w:rsid w:val="00170AF4"/>
    <w:rsid w:val="00173072"/>
    <w:rsid w:val="00173FDB"/>
    <w:rsid w:val="00176977"/>
    <w:rsid w:val="00181525"/>
    <w:rsid w:val="001819A0"/>
    <w:rsid w:val="00183E00"/>
    <w:rsid w:val="00185238"/>
    <w:rsid w:val="001858D4"/>
    <w:rsid w:val="001902BF"/>
    <w:rsid w:val="001A1879"/>
    <w:rsid w:val="001A5A46"/>
    <w:rsid w:val="001B0317"/>
    <w:rsid w:val="001B5728"/>
    <w:rsid w:val="001C15C3"/>
    <w:rsid w:val="001C16E8"/>
    <w:rsid w:val="001C40FA"/>
    <w:rsid w:val="001D4DFD"/>
    <w:rsid w:val="001D54BF"/>
    <w:rsid w:val="001E430A"/>
    <w:rsid w:val="001E54EC"/>
    <w:rsid w:val="001F236E"/>
    <w:rsid w:val="001F4936"/>
    <w:rsid w:val="0020061A"/>
    <w:rsid w:val="0020088B"/>
    <w:rsid w:val="00201B4A"/>
    <w:rsid w:val="0020201F"/>
    <w:rsid w:val="002061DA"/>
    <w:rsid w:val="00215062"/>
    <w:rsid w:val="00225EC6"/>
    <w:rsid w:val="00234BDB"/>
    <w:rsid w:val="0023699D"/>
    <w:rsid w:val="0024060E"/>
    <w:rsid w:val="0024411D"/>
    <w:rsid w:val="00245B0E"/>
    <w:rsid w:val="00251487"/>
    <w:rsid w:val="00255CDF"/>
    <w:rsid w:val="002579F3"/>
    <w:rsid w:val="0026117D"/>
    <w:rsid w:val="002620FF"/>
    <w:rsid w:val="00267A70"/>
    <w:rsid w:val="002748B5"/>
    <w:rsid w:val="002748BB"/>
    <w:rsid w:val="0027524D"/>
    <w:rsid w:val="002757DE"/>
    <w:rsid w:val="0028066A"/>
    <w:rsid w:val="00280C8C"/>
    <w:rsid w:val="0028152E"/>
    <w:rsid w:val="002838F2"/>
    <w:rsid w:val="002843C6"/>
    <w:rsid w:val="00284874"/>
    <w:rsid w:val="00285150"/>
    <w:rsid w:val="00294CEE"/>
    <w:rsid w:val="0029529C"/>
    <w:rsid w:val="00297C8A"/>
    <w:rsid w:val="002B12B8"/>
    <w:rsid w:val="002B2905"/>
    <w:rsid w:val="002B2FF2"/>
    <w:rsid w:val="002B3A97"/>
    <w:rsid w:val="002B704A"/>
    <w:rsid w:val="002B77FD"/>
    <w:rsid w:val="002C614C"/>
    <w:rsid w:val="002C618D"/>
    <w:rsid w:val="002C779E"/>
    <w:rsid w:val="002C7856"/>
    <w:rsid w:val="002D2DD7"/>
    <w:rsid w:val="002D5CE3"/>
    <w:rsid w:val="002D7EDD"/>
    <w:rsid w:val="002E00CA"/>
    <w:rsid w:val="002F3FFC"/>
    <w:rsid w:val="002F7A48"/>
    <w:rsid w:val="00305DBB"/>
    <w:rsid w:val="003066E5"/>
    <w:rsid w:val="003130D4"/>
    <w:rsid w:val="00313494"/>
    <w:rsid w:val="00322EC2"/>
    <w:rsid w:val="003306DC"/>
    <w:rsid w:val="00330D4E"/>
    <w:rsid w:val="0033228E"/>
    <w:rsid w:val="0033447F"/>
    <w:rsid w:val="00336F3F"/>
    <w:rsid w:val="00337D58"/>
    <w:rsid w:val="00342E9D"/>
    <w:rsid w:val="00343A3C"/>
    <w:rsid w:val="00346E26"/>
    <w:rsid w:val="00347251"/>
    <w:rsid w:val="00347A73"/>
    <w:rsid w:val="00356E8E"/>
    <w:rsid w:val="003600DA"/>
    <w:rsid w:val="00365A96"/>
    <w:rsid w:val="003713D7"/>
    <w:rsid w:val="00373074"/>
    <w:rsid w:val="003768AC"/>
    <w:rsid w:val="00380F86"/>
    <w:rsid w:val="00381A64"/>
    <w:rsid w:val="00383F95"/>
    <w:rsid w:val="0038449F"/>
    <w:rsid w:val="0038717E"/>
    <w:rsid w:val="003A36D0"/>
    <w:rsid w:val="003A533B"/>
    <w:rsid w:val="003A6160"/>
    <w:rsid w:val="003A6B67"/>
    <w:rsid w:val="003B0DC2"/>
    <w:rsid w:val="003B1BDC"/>
    <w:rsid w:val="003C0A85"/>
    <w:rsid w:val="003C283D"/>
    <w:rsid w:val="003C2D71"/>
    <w:rsid w:val="003C3DB6"/>
    <w:rsid w:val="003C3F0B"/>
    <w:rsid w:val="003C70EA"/>
    <w:rsid w:val="003D02EF"/>
    <w:rsid w:val="003D2C92"/>
    <w:rsid w:val="003D33A5"/>
    <w:rsid w:val="003D34CD"/>
    <w:rsid w:val="003E5631"/>
    <w:rsid w:val="003E66CC"/>
    <w:rsid w:val="003F15C1"/>
    <w:rsid w:val="003F448E"/>
    <w:rsid w:val="003F5D82"/>
    <w:rsid w:val="0040081F"/>
    <w:rsid w:val="00400EAE"/>
    <w:rsid w:val="00403B1A"/>
    <w:rsid w:val="00407E24"/>
    <w:rsid w:val="0041447C"/>
    <w:rsid w:val="00420A06"/>
    <w:rsid w:val="00420ACE"/>
    <w:rsid w:val="004249C9"/>
    <w:rsid w:val="00425F6B"/>
    <w:rsid w:val="00431816"/>
    <w:rsid w:val="00431824"/>
    <w:rsid w:val="00434045"/>
    <w:rsid w:val="00435ED8"/>
    <w:rsid w:val="00437297"/>
    <w:rsid w:val="00440C52"/>
    <w:rsid w:val="0044195F"/>
    <w:rsid w:val="00450237"/>
    <w:rsid w:val="004530FA"/>
    <w:rsid w:val="004544A0"/>
    <w:rsid w:val="00456732"/>
    <w:rsid w:val="00456BF8"/>
    <w:rsid w:val="00457629"/>
    <w:rsid w:val="0046205F"/>
    <w:rsid w:val="00462C45"/>
    <w:rsid w:val="00463655"/>
    <w:rsid w:val="00463FD4"/>
    <w:rsid w:val="004705A0"/>
    <w:rsid w:val="00470874"/>
    <w:rsid w:val="00472E83"/>
    <w:rsid w:val="00477944"/>
    <w:rsid w:val="0048460A"/>
    <w:rsid w:val="00485234"/>
    <w:rsid w:val="00486568"/>
    <w:rsid w:val="00486781"/>
    <w:rsid w:val="00490968"/>
    <w:rsid w:val="0049458C"/>
    <w:rsid w:val="00495EB0"/>
    <w:rsid w:val="004963AB"/>
    <w:rsid w:val="004A0188"/>
    <w:rsid w:val="004A1743"/>
    <w:rsid w:val="004A28CD"/>
    <w:rsid w:val="004A2A52"/>
    <w:rsid w:val="004A3F61"/>
    <w:rsid w:val="004A5F76"/>
    <w:rsid w:val="004B2605"/>
    <w:rsid w:val="004B51E7"/>
    <w:rsid w:val="004C6760"/>
    <w:rsid w:val="004D18A8"/>
    <w:rsid w:val="004D28E1"/>
    <w:rsid w:val="004D55E8"/>
    <w:rsid w:val="004D759F"/>
    <w:rsid w:val="004E16A9"/>
    <w:rsid w:val="004E23A1"/>
    <w:rsid w:val="004E3DE3"/>
    <w:rsid w:val="004E4D48"/>
    <w:rsid w:val="004E5A59"/>
    <w:rsid w:val="004E7494"/>
    <w:rsid w:val="004F179F"/>
    <w:rsid w:val="004F62A6"/>
    <w:rsid w:val="00501457"/>
    <w:rsid w:val="00504036"/>
    <w:rsid w:val="00512A4F"/>
    <w:rsid w:val="00514BF5"/>
    <w:rsid w:val="00522150"/>
    <w:rsid w:val="00523357"/>
    <w:rsid w:val="00526817"/>
    <w:rsid w:val="00532226"/>
    <w:rsid w:val="0053331D"/>
    <w:rsid w:val="00537FDB"/>
    <w:rsid w:val="00541483"/>
    <w:rsid w:val="00546DEC"/>
    <w:rsid w:val="00551B98"/>
    <w:rsid w:val="00552E2D"/>
    <w:rsid w:val="00553045"/>
    <w:rsid w:val="005531DC"/>
    <w:rsid w:val="005533D4"/>
    <w:rsid w:val="005538A3"/>
    <w:rsid w:val="00554896"/>
    <w:rsid w:val="00562205"/>
    <w:rsid w:val="00563FB6"/>
    <w:rsid w:val="00566ED1"/>
    <w:rsid w:val="005676F3"/>
    <w:rsid w:val="005710D6"/>
    <w:rsid w:val="00571278"/>
    <w:rsid w:val="005724C1"/>
    <w:rsid w:val="005736DC"/>
    <w:rsid w:val="005774DE"/>
    <w:rsid w:val="00584AEA"/>
    <w:rsid w:val="00590374"/>
    <w:rsid w:val="00591E22"/>
    <w:rsid w:val="00593279"/>
    <w:rsid w:val="00594A61"/>
    <w:rsid w:val="00597004"/>
    <w:rsid w:val="00597D46"/>
    <w:rsid w:val="005A207B"/>
    <w:rsid w:val="005A562F"/>
    <w:rsid w:val="005A5761"/>
    <w:rsid w:val="005A5C11"/>
    <w:rsid w:val="005A710C"/>
    <w:rsid w:val="005B162E"/>
    <w:rsid w:val="005B3BF1"/>
    <w:rsid w:val="005B79C9"/>
    <w:rsid w:val="005C6DD3"/>
    <w:rsid w:val="005C7F33"/>
    <w:rsid w:val="005D1C65"/>
    <w:rsid w:val="005D5937"/>
    <w:rsid w:val="005E08FE"/>
    <w:rsid w:val="005E4541"/>
    <w:rsid w:val="005E5116"/>
    <w:rsid w:val="005E5130"/>
    <w:rsid w:val="005E5DB9"/>
    <w:rsid w:val="005E6831"/>
    <w:rsid w:val="005E70A1"/>
    <w:rsid w:val="005F08A1"/>
    <w:rsid w:val="005F10B3"/>
    <w:rsid w:val="005F27A3"/>
    <w:rsid w:val="005F56EB"/>
    <w:rsid w:val="005F767C"/>
    <w:rsid w:val="005F7AC2"/>
    <w:rsid w:val="006019A8"/>
    <w:rsid w:val="00601DBE"/>
    <w:rsid w:val="006067D3"/>
    <w:rsid w:val="00607D92"/>
    <w:rsid w:val="006111DD"/>
    <w:rsid w:val="00613174"/>
    <w:rsid w:val="00614A40"/>
    <w:rsid w:val="00621422"/>
    <w:rsid w:val="00622E6D"/>
    <w:rsid w:val="00624213"/>
    <w:rsid w:val="006317F8"/>
    <w:rsid w:val="00633C85"/>
    <w:rsid w:val="00645F90"/>
    <w:rsid w:val="00646E89"/>
    <w:rsid w:val="006478D0"/>
    <w:rsid w:val="00660EC6"/>
    <w:rsid w:val="006630A5"/>
    <w:rsid w:val="0066334E"/>
    <w:rsid w:val="006658E2"/>
    <w:rsid w:val="00677C67"/>
    <w:rsid w:val="00680DDC"/>
    <w:rsid w:val="006838D5"/>
    <w:rsid w:val="00685EA3"/>
    <w:rsid w:val="00686E88"/>
    <w:rsid w:val="00687CEC"/>
    <w:rsid w:val="00692942"/>
    <w:rsid w:val="0069316B"/>
    <w:rsid w:val="006A0590"/>
    <w:rsid w:val="006A061A"/>
    <w:rsid w:val="006A0D11"/>
    <w:rsid w:val="006A0E24"/>
    <w:rsid w:val="006A1F53"/>
    <w:rsid w:val="006A68DC"/>
    <w:rsid w:val="006A7159"/>
    <w:rsid w:val="006B0BBE"/>
    <w:rsid w:val="006C06B3"/>
    <w:rsid w:val="006C42DD"/>
    <w:rsid w:val="006C785A"/>
    <w:rsid w:val="006D0AFF"/>
    <w:rsid w:val="006D41A3"/>
    <w:rsid w:val="006D50A7"/>
    <w:rsid w:val="006D7E03"/>
    <w:rsid w:val="006E12BB"/>
    <w:rsid w:val="006E178E"/>
    <w:rsid w:val="006E7964"/>
    <w:rsid w:val="006F7508"/>
    <w:rsid w:val="00710B3C"/>
    <w:rsid w:val="00710CFF"/>
    <w:rsid w:val="007112DB"/>
    <w:rsid w:val="007127CB"/>
    <w:rsid w:val="0071372D"/>
    <w:rsid w:val="007156AF"/>
    <w:rsid w:val="007252E8"/>
    <w:rsid w:val="00727AED"/>
    <w:rsid w:val="00735C24"/>
    <w:rsid w:val="0074053C"/>
    <w:rsid w:val="00741CCA"/>
    <w:rsid w:val="0074725C"/>
    <w:rsid w:val="00755B3A"/>
    <w:rsid w:val="00757DA0"/>
    <w:rsid w:val="00760974"/>
    <w:rsid w:val="0076134B"/>
    <w:rsid w:val="007749FF"/>
    <w:rsid w:val="00780D80"/>
    <w:rsid w:val="007849CF"/>
    <w:rsid w:val="00786518"/>
    <w:rsid w:val="00787A40"/>
    <w:rsid w:val="00792BCB"/>
    <w:rsid w:val="00792CAB"/>
    <w:rsid w:val="00796C64"/>
    <w:rsid w:val="007B18FC"/>
    <w:rsid w:val="007B7F50"/>
    <w:rsid w:val="007C20D4"/>
    <w:rsid w:val="007C3696"/>
    <w:rsid w:val="007C4A87"/>
    <w:rsid w:val="007C4BDC"/>
    <w:rsid w:val="007C56FB"/>
    <w:rsid w:val="007C7023"/>
    <w:rsid w:val="007C7F41"/>
    <w:rsid w:val="007D787D"/>
    <w:rsid w:val="007E1F30"/>
    <w:rsid w:val="007E5CEE"/>
    <w:rsid w:val="007E681B"/>
    <w:rsid w:val="007E6B33"/>
    <w:rsid w:val="007F1454"/>
    <w:rsid w:val="007F152F"/>
    <w:rsid w:val="007F3B6A"/>
    <w:rsid w:val="007F5CC1"/>
    <w:rsid w:val="00810B28"/>
    <w:rsid w:val="00813069"/>
    <w:rsid w:val="00820BAB"/>
    <w:rsid w:val="00825272"/>
    <w:rsid w:val="00830434"/>
    <w:rsid w:val="00830AE4"/>
    <w:rsid w:val="00830D45"/>
    <w:rsid w:val="0083299E"/>
    <w:rsid w:val="00832A63"/>
    <w:rsid w:val="00836D7D"/>
    <w:rsid w:val="00847901"/>
    <w:rsid w:val="00853774"/>
    <w:rsid w:val="008649D1"/>
    <w:rsid w:val="00864D6D"/>
    <w:rsid w:val="0086675E"/>
    <w:rsid w:val="00866EA4"/>
    <w:rsid w:val="00867957"/>
    <w:rsid w:val="0087214C"/>
    <w:rsid w:val="00875B00"/>
    <w:rsid w:val="008773CC"/>
    <w:rsid w:val="00877BDD"/>
    <w:rsid w:val="00880002"/>
    <w:rsid w:val="00883F19"/>
    <w:rsid w:val="00886979"/>
    <w:rsid w:val="00890F8C"/>
    <w:rsid w:val="00894185"/>
    <w:rsid w:val="00894D02"/>
    <w:rsid w:val="008953BD"/>
    <w:rsid w:val="008A57FC"/>
    <w:rsid w:val="008A6862"/>
    <w:rsid w:val="008B4CE0"/>
    <w:rsid w:val="008B59A2"/>
    <w:rsid w:val="008C59EE"/>
    <w:rsid w:val="008C6CE7"/>
    <w:rsid w:val="008C7B0D"/>
    <w:rsid w:val="008D1D3C"/>
    <w:rsid w:val="008D2307"/>
    <w:rsid w:val="008D49B8"/>
    <w:rsid w:val="008D6BD6"/>
    <w:rsid w:val="008E058E"/>
    <w:rsid w:val="008E1F04"/>
    <w:rsid w:val="008F1956"/>
    <w:rsid w:val="008F37BB"/>
    <w:rsid w:val="008F5D92"/>
    <w:rsid w:val="009016C5"/>
    <w:rsid w:val="009122B4"/>
    <w:rsid w:val="0091416C"/>
    <w:rsid w:val="009158B8"/>
    <w:rsid w:val="00916602"/>
    <w:rsid w:val="009166C0"/>
    <w:rsid w:val="00917D0B"/>
    <w:rsid w:val="00931CE3"/>
    <w:rsid w:val="00935522"/>
    <w:rsid w:val="0093635F"/>
    <w:rsid w:val="00937708"/>
    <w:rsid w:val="00941FD7"/>
    <w:rsid w:val="009431E0"/>
    <w:rsid w:val="00962E9F"/>
    <w:rsid w:val="00963841"/>
    <w:rsid w:val="009645FB"/>
    <w:rsid w:val="00965F9A"/>
    <w:rsid w:val="0096791E"/>
    <w:rsid w:val="00970F1F"/>
    <w:rsid w:val="009737D0"/>
    <w:rsid w:val="00976671"/>
    <w:rsid w:val="00992A59"/>
    <w:rsid w:val="00996147"/>
    <w:rsid w:val="009A2660"/>
    <w:rsid w:val="009A42FA"/>
    <w:rsid w:val="009A62E1"/>
    <w:rsid w:val="009A6DBD"/>
    <w:rsid w:val="009B1317"/>
    <w:rsid w:val="009B1F08"/>
    <w:rsid w:val="009B506F"/>
    <w:rsid w:val="009B77EC"/>
    <w:rsid w:val="009C2687"/>
    <w:rsid w:val="009C7418"/>
    <w:rsid w:val="009D2A2D"/>
    <w:rsid w:val="009D2AF3"/>
    <w:rsid w:val="009D33F7"/>
    <w:rsid w:val="009D3F13"/>
    <w:rsid w:val="009E6E28"/>
    <w:rsid w:val="009F15C5"/>
    <w:rsid w:val="009F16F5"/>
    <w:rsid w:val="009F179E"/>
    <w:rsid w:val="009F2AB2"/>
    <w:rsid w:val="009F4D6D"/>
    <w:rsid w:val="009F6377"/>
    <w:rsid w:val="00A03EF0"/>
    <w:rsid w:val="00A06509"/>
    <w:rsid w:val="00A07834"/>
    <w:rsid w:val="00A10C47"/>
    <w:rsid w:val="00A110AC"/>
    <w:rsid w:val="00A14650"/>
    <w:rsid w:val="00A14A68"/>
    <w:rsid w:val="00A15649"/>
    <w:rsid w:val="00A17B96"/>
    <w:rsid w:val="00A17C04"/>
    <w:rsid w:val="00A17F66"/>
    <w:rsid w:val="00A20A85"/>
    <w:rsid w:val="00A2275D"/>
    <w:rsid w:val="00A24029"/>
    <w:rsid w:val="00A2475B"/>
    <w:rsid w:val="00A30DBD"/>
    <w:rsid w:val="00A33294"/>
    <w:rsid w:val="00A366BC"/>
    <w:rsid w:val="00A434A7"/>
    <w:rsid w:val="00A446C1"/>
    <w:rsid w:val="00A46C79"/>
    <w:rsid w:val="00A50110"/>
    <w:rsid w:val="00A51A41"/>
    <w:rsid w:val="00A54BE0"/>
    <w:rsid w:val="00A61CA0"/>
    <w:rsid w:val="00A62257"/>
    <w:rsid w:val="00A62D04"/>
    <w:rsid w:val="00A70A1A"/>
    <w:rsid w:val="00A70BCC"/>
    <w:rsid w:val="00A72F4C"/>
    <w:rsid w:val="00A757BF"/>
    <w:rsid w:val="00A81052"/>
    <w:rsid w:val="00A9357C"/>
    <w:rsid w:val="00AA0BA7"/>
    <w:rsid w:val="00AA2DB7"/>
    <w:rsid w:val="00AA633E"/>
    <w:rsid w:val="00AB20C5"/>
    <w:rsid w:val="00AB2456"/>
    <w:rsid w:val="00AB5231"/>
    <w:rsid w:val="00AB69A0"/>
    <w:rsid w:val="00AC0275"/>
    <w:rsid w:val="00AC3B0D"/>
    <w:rsid w:val="00AC4056"/>
    <w:rsid w:val="00AC49D1"/>
    <w:rsid w:val="00AC7438"/>
    <w:rsid w:val="00AD10F2"/>
    <w:rsid w:val="00AD1C14"/>
    <w:rsid w:val="00AE2C3E"/>
    <w:rsid w:val="00AE5C9A"/>
    <w:rsid w:val="00AE5E89"/>
    <w:rsid w:val="00AE6938"/>
    <w:rsid w:val="00AF1890"/>
    <w:rsid w:val="00B000A4"/>
    <w:rsid w:val="00B04577"/>
    <w:rsid w:val="00B13487"/>
    <w:rsid w:val="00B15FDD"/>
    <w:rsid w:val="00B17AF8"/>
    <w:rsid w:val="00B310AA"/>
    <w:rsid w:val="00B350A4"/>
    <w:rsid w:val="00B355D7"/>
    <w:rsid w:val="00B412B3"/>
    <w:rsid w:val="00B60AED"/>
    <w:rsid w:val="00B616FF"/>
    <w:rsid w:val="00B6176C"/>
    <w:rsid w:val="00B617CA"/>
    <w:rsid w:val="00B62018"/>
    <w:rsid w:val="00B71598"/>
    <w:rsid w:val="00B746AC"/>
    <w:rsid w:val="00B7579B"/>
    <w:rsid w:val="00B7696B"/>
    <w:rsid w:val="00B77E90"/>
    <w:rsid w:val="00B834E1"/>
    <w:rsid w:val="00B83FE7"/>
    <w:rsid w:val="00B8482A"/>
    <w:rsid w:val="00B94124"/>
    <w:rsid w:val="00B943E8"/>
    <w:rsid w:val="00B965FF"/>
    <w:rsid w:val="00BA5764"/>
    <w:rsid w:val="00BA5D9D"/>
    <w:rsid w:val="00BA6344"/>
    <w:rsid w:val="00BB32EC"/>
    <w:rsid w:val="00BC04A8"/>
    <w:rsid w:val="00BC04AE"/>
    <w:rsid w:val="00BC7A69"/>
    <w:rsid w:val="00BC7E4D"/>
    <w:rsid w:val="00BC7FFE"/>
    <w:rsid w:val="00BE1876"/>
    <w:rsid w:val="00BE31CA"/>
    <w:rsid w:val="00BE3FDB"/>
    <w:rsid w:val="00BE5265"/>
    <w:rsid w:val="00BE7679"/>
    <w:rsid w:val="00BF0C68"/>
    <w:rsid w:val="00C024F3"/>
    <w:rsid w:val="00C042D8"/>
    <w:rsid w:val="00C110C3"/>
    <w:rsid w:val="00C17938"/>
    <w:rsid w:val="00C26D3D"/>
    <w:rsid w:val="00C27E41"/>
    <w:rsid w:val="00C30441"/>
    <w:rsid w:val="00C31F81"/>
    <w:rsid w:val="00C34A0B"/>
    <w:rsid w:val="00C356B7"/>
    <w:rsid w:val="00C35EF8"/>
    <w:rsid w:val="00C40652"/>
    <w:rsid w:val="00C459E2"/>
    <w:rsid w:val="00C5156E"/>
    <w:rsid w:val="00C57540"/>
    <w:rsid w:val="00C57588"/>
    <w:rsid w:val="00C64C04"/>
    <w:rsid w:val="00C64F73"/>
    <w:rsid w:val="00C70899"/>
    <w:rsid w:val="00C82EBF"/>
    <w:rsid w:val="00C85808"/>
    <w:rsid w:val="00C87B3D"/>
    <w:rsid w:val="00C87F06"/>
    <w:rsid w:val="00C9416C"/>
    <w:rsid w:val="00C97032"/>
    <w:rsid w:val="00CA1FCE"/>
    <w:rsid w:val="00CA2079"/>
    <w:rsid w:val="00CA4DE3"/>
    <w:rsid w:val="00CA6C6A"/>
    <w:rsid w:val="00CA6E5B"/>
    <w:rsid w:val="00CC1C62"/>
    <w:rsid w:val="00CC32F0"/>
    <w:rsid w:val="00CC5305"/>
    <w:rsid w:val="00CC5566"/>
    <w:rsid w:val="00CD0B77"/>
    <w:rsid w:val="00CD0C1F"/>
    <w:rsid w:val="00CD38DD"/>
    <w:rsid w:val="00CE0D65"/>
    <w:rsid w:val="00CF3252"/>
    <w:rsid w:val="00CF4538"/>
    <w:rsid w:val="00CF47C8"/>
    <w:rsid w:val="00CF52A4"/>
    <w:rsid w:val="00CF6977"/>
    <w:rsid w:val="00CF6E0E"/>
    <w:rsid w:val="00CF7399"/>
    <w:rsid w:val="00D041AD"/>
    <w:rsid w:val="00D057AE"/>
    <w:rsid w:val="00D1197D"/>
    <w:rsid w:val="00D165C3"/>
    <w:rsid w:val="00D20A1B"/>
    <w:rsid w:val="00D218FF"/>
    <w:rsid w:val="00D21AEC"/>
    <w:rsid w:val="00D242B3"/>
    <w:rsid w:val="00D24A60"/>
    <w:rsid w:val="00D263B6"/>
    <w:rsid w:val="00D26E17"/>
    <w:rsid w:val="00D270A4"/>
    <w:rsid w:val="00D303F6"/>
    <w:rsid w:val="00D33915"/>
    <w:rsid w:val="00D34264"/>
    <w:rsid w:val="00D34F4B"/>
    <w:rsid w:val="00D3509D"/>
    <w:rsid w:val="00D47763"/>
    <w:rsid w:val="00D5159D"/>
    <w:rsid w:val="00D54BDF"/>
    <w:rsid w:val="00D65B02"/>
    <w:rsid w:val="00D6727F"/>
    <w:rsid w:val="00D72E25"/>
    <w:rsid w:val="00D733AE"/>
    <w:rsid w:val="00D754AB"/>
    <w:rsid w:val="00D7643C"/>
    <w:rsid w:val="00D81CB9"/>
    <w:rsid w:val="00D8252E"/>
    <w:rsid w:val="00D87F70"/>
    <w:rsid w:val="00D9120C"/>
    <w:rsid w:val="00DA210B"/>
    <w:rsid w:val="00DB0E0E"/>
    <w:rsid w:val="00DB2457"/>
    <w:rsid w:val="00DB5D5F"/>
    <w:rsid w:val="00DC26FC"/>
    <w:rsid w:val="00DC4F4C"/>
    <w:rsid w:val="00DD03E4"/>
    <w:rsid w:val="00DD42C9"/>
    <w:rsid w:val="00DD51BB"/>
    <w:rsid w:val="00DD75DB"/>
    <w:rsid w:val="00DE0585"/>
    <w:rsid w:val="00DE5AD7"/>
    <w:rsid w:val="00DE612F"/>
    <w:rsid w:val="00DE67D0"/>
    <w:rsid w:val="00E02917"/>
    <w:rsid w:val="00E10091"/>
    <w:rsid w:val="00E10C71"/>
    <w:rsid w:val="00E14155"/>
    <w:rsid w:val="00E14984"/>
    <w:rsid w:val="00E14E1D"/>
    <w:rsid w:val="00E155F6"/>
    <w:rsid w:val="00E31B84"/>
    <w:rsid w:val="00E343BB"/>
    <w:rsid w:val="00E3558B"/>
    <w:rsid w:val="00E37FA8"/>
    <w:rsid w:val="00E40FAB"/>
    <w:rsid w:val="00E43C00"/>
    <w:rsid w:val="00E44AF7"/>
    <w:rsid w:val="00E5281E"/>
    <w:rsid w:val="00E567F9"/>
    <w:rsid w:val="00E6248A"/>
    <w:rsid w:val="00E64EFA"/>
    <w:rsid w:val="00E66566"/>
    <w:rsid w:val="00E674CC"/>
    <w:rsid w:val="00E8062D"/>
    <w:rsid w:val="00E86108"/>
    <w:rsid w:val="00E870A3"/>
    <w:rsid w:val="00E942C8"/>
    <w:rsid w:val="00E9594D"/>
    <w:rsid w:val="00E97A61"/>
    <w:rsid w:val="00EA2B69"/>
    <w:rsid w:val="00EA5101"/>
    <w:rsid w:val="00EC126E"/>
    <w:rsid w:val="00EC2751"/>
    <w:rsid w:val="00EC3D4E"/>
    <w:rsid w:val="00EC6E37"/>
    <w:rsid w:val="00ED3AF0"/>
    <w:rsid w:val="00ED56CF"/>
    <w:rsid w:val="00ED6DAE"/>
    <w:rsid w:val="00EE297D"/>
    <w:rsid w:val="00EE4DEA"/>
    <w:rsid w:val="00EE7991"/>
    <w:rsid w:val="00EF1E19"/>
    <w:rsid w:val="00EF7681"/>
    <w:rsid w:val="00EF7AE6"/>
    <w:rsid w:val="00F00A86"/>
    <w:rsid w:val="00F10295"/>
    <w:rsid w:val="00F12088"/>
    <w:rsid w:val="00F127C5"/>
    <w:rsid w:val="00F12B78"/>
    <w:rsid w:val="00F17B7F"/>
    <w:rsid w:val="00F26368"/>
    <w:rsid w:val="00F27B6D"/>
    <w:rsid w:val="00F360FB"/>
    <w:rsid w:val="00F36EE3"/>
    <w:rsid w:val="00F44696"/>
    <w:rsid w:val="00F46073"/>
    <w:rsid w:val="00F52713"/>
    <w:rsid w:val="00F53620"/>
    <w:rsid w:val="00F544F9"/>
    <w:rsid w:val="00F5597B"/>
    <w:rsid w:val="00F57C36"/>
    <w:rsid w:val="00F6547E"/>
    <w:rsid w:val="00F66BE1"/>
    <w:rsid w:val="00F70E4D"/>
    <w:rsid w:val="00F76F9A"/>
    <w:rsid w:val="00F85A7C"/>
    <w:rsid w:val="00F862B7"/>
    <w:rsid w:val="00F87DBD"/>
    <w:rsid w:val="00F90EEF"/>
    <w:rsid w:val="00F92D40"/>
    <w:rsid w:val="00F93427"/>
    <w:rsid w:val="00F974AB"/>
    <w:rsid w:val="00FA100A"/>
    <w:rsid w:val="00FA1A43"/>
    <w:rsid w:val="00FA743E"/>
    <w:rsid w:val="00FA7DCE"/>
    <w:rsid w:val="00FB1C44"/>
    <w:rsid w:val="00FB24E9"/>
    <w:rsid w:val="00FB3A5F"/>
    <w:rsid w:val="00FB4307"/>
    <w:rsid w:val="00FB7CEC"/>
    <w:rsid w:val="00FC1F2B"/>
    <w:rsid w:val="00FC40F1"/>
    <w:rsid w:val="00FD737D"/>
    <w:rsid w:val="00FD7CC1"/>
    <w:rsid w:val="00FE11B9"/>
    <w:rsid w:val="00FE16DB"/>
    <w:rsid w:val="00FF27B4"/>
    <w:rsid w:val="00FF28F9"/>
    <w:rsid w:val="00FF4C29"/>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uiPriority w:val="99"/>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 w:type="paragraph" w:styleId="Revision">
    <w:name w:val="Revision"/>
    <w:hidden/>
    <w:rsid w:val="0066334E"/>
    <w:pPr>
      <w:spacing w:after="0"/>
    </w:pPr>
  </w:style>
  <w:style w:type="character" w:styleId="FollowedHyperlink">
    <w:name w:val="FollowedHyperlink"/>
    <w:basedOn w:val="DefaultParagraphFont"/>
    <w:rsid w:val="0066334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F0B9C-908A-4353-A64F-F31A59502A83}">
  <ds:schemaRefs>
    <ds:schemaRef ds:uri="http://schemas.openxmlformats.org/officeDocument/2006/bibliography"/>
  </ds:schemaRefs>
</ds:datastoreItem>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19628</Words>
  <Characters>111883</Characters>
  <Application>Microsoft Office Word</Application>
  <DocSecurity>0</DocSecurity>
  <Lines>932</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Bea Bock</dc:creator>
  <cp:keywords/>
  <cp:lastModifiedBy>Catherine A Gehring</cp:lastModifiedBy>
  <cp:revision>2</cp:revision>
  <dcterms:created xsi:type="dcterms:W3CDTF">2026-06-12T16:02:00Z</dcterms:created>
  <dcterms:modified xsi:type="dcterms:W3CDTF">2026-06-12T16:02:00Z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id="Ph4dAgGT"/&gt;&lt;style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