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A4B28" w14:textId="77777777" w:rsidR="00BC0C62" w:rsidRPr="00BC0C62" w:rsidRDefault="00BC0C62" w:rsidP="00BC0C62">
      <w:pPr>
        <w:rPr>
          <w:b/>
          <w:bCs/>
        </w:rPr>
      </w:pPr>
      <w:r w:rsidRPr="00BC0C62">
        <w:rPr>
          <w:b/>
          <w:bCs/>
        </w:rPr>
        <w:t>Response to Reviewers</w:t>
      </w:r>
    </w:p>
    <w:p w14:paraId="20FC0124" w14:textId="77777777" w:rsidR="00BC0C62" w:rsidRDefault="00BC0C62" w:rsidP="00BC0C62">
      <w:r>
        <w:rPr>
          <w:b/>
          <w:bCs/>
        </w:rPr>
        <w:t xml:space="preserve">Previous </w:t>
      </w:r>
      <w:r w:rsidRPr="00BC0C62">
        <w:rPr>
          <w:b/>
          <w:bCs/>
        </w:rPr>
        <w:t>Manuscript ID:</w:t>
      </w:r>
      <w:r w:rsidRPr="00BC0C62">
        <w:t xml:space="preserve"> NPH-MS-2025-54387 </w:t>
      </w:r>
    </w:p>
    <w:p w14:paraId="51E21A97" w14:textId="1635CAF9" w:rsidR="00BC0C62" w:rsidRPr="00BC0C62" w:rsidRDefault="00BC0C62" w:rsidP="00BC0C62">
      <w:r>
        <w:rPr>
          <w:b/>
          <w:bCs/>
        </w:rPr>
        <w:t xml:space="preserve">Previous </w:t>
      </w:r>
      <w:r w:rsidRPr="00BC0C62">
        <w:rPr>
          <w:b/>
          <w:bCs/>
        </w:rPr>
        <w:t>Title:</w:t>
      </w:r>
      <w:r w:rsidRPr="00BC0C62">
        <w:t xml:space="preserve"> The Sparsely Sampled Ubiquity of Global Fungal Endophytes</w:t>
      </w:r>
    </w:p>
    <w:p w14:paraId="29A141BE" w14:textId="77777777" w:rsidR="00477F78" w:rsidRPr="00E14E1D" w:rsidRDefault="00D75BDC" w:rsidP="00477F78">
      <w:r>
        <w:rPr>
          <w:b/>
          <w:bCs/>
        </w:rPr>
        <w:t>Current Title</w:t>
      </w:r>
      <w:r>
        <w:t xml:space="preserve">: </w:t>
      </w:r>
      <w:r w:rsidR="00477F78" w:rsidRPr="006D7E03">
        <w:t>Mapping the geographic, taxonomic, and socioeconomic biases of global fungal endophyte research</w:t>
      </w:r>
    </w:p>
    <w:p w14:paraId="7D0B0E20" w14:textId="2A63F230" w:rsidR="00D75BDC" w:rsidRPr="00D75BDC" w:rsidRDefault="00D75BDC" w:rsidP="00BC0C62"/>
    <w:p w14:paraId="6A23039F" w14:textId="197D7555" w:rsidR="00BC0C62" w:rsidRPr="00BC0C62" w:rsidRDefault="00BC0C62" w:rsidP="00BC0C62">
      <w:pPr>
        <w:rPr>
          <w:b/>
          <w:bCs/>
        </w:rPr>
      </w:pPr>
      <w:r w:rsidRPr="00BC0C62">
        <w:rPr>
          <w:b/>
          <w:bCs/>
        </w:rPr>
        <w:t>Editor Comments</w:t>
      </w:r>
    </w:p>
    <w:p w14:paraId="5C4ED2C3" w14:textId="77777777" w:rsidR="00BC0C62" w:rsidRPr="00BC0C62" w:rsidRDefault="00BC0C62" w:rsidP="00BC0C62">
      <w:r w:rsidRPr="00BC0C62">
        <w:rPr>
          <w:b/>
          <w:bCs/>
        </w:rPr>
        <w:t>Editor Comment 1:</w:t>
      </w:r>
      <w:r w:rsidRPr="00BC0C62">
        <w:t xml:space="preserve"> The central methodological issue, noted by all three reviewers, is the reliance on abstract-level text mining. This approach likely results in substantial underrepresentation of the relevant literature for several reasons: many studies do not name specific taxa in abstracts; fungi functioning as endophytes are frequently classified under other functional groups (e.g., mycorrhizal fungi) in databases and literature; and geographic information is often absent from abstracts (as Reviewer 1 notes, Panama appears as “zero studies” despite decades of research at the Smithsonian Tropical Research Institute, including work you cite in the main text).</w:t>
      </w:r>
    </w:p>
    <w:p w14:paraId="115D0850" w14:textId="470A2303" w:rsidR="00B65ADA" w:rsidRPr="00B65ADA" w:rsidRDefault="00BC0C62" w:rsidP="00B65ADA">
      <w:r w:rsidRPr="00BC0C62">
        <w:rPr>
          <w:b/>
          <w:bCs/>
        </w:rPr>
        <w:t>Response:</w:t>
      </w:r>
      <w:r w:rsidRPr="00BC0C62">
        <w:t xml:space="preserve"> </w:t>
      </w:r>
      <w:r w:rsidR="00680885">
        <w:t xml:space="preserve">First, we want to thank the editors and reviewers of New Phytologist for the previous round of reviews and thoughtful input. </w:t>
      </w:r>
      <w:r w:rsidR="006614EE">
        <w:t xml:space="preserve">As a result, we have completely redone this study with their comments in mind. </w:t>
      </w:r>
      <w:r w:rsidR="00F517AB" w:rsidRPr="00F517AB">
        <w:t xml:space="preserve">We agree that relying solely on abstract-level text mining presents inherent limitations, particularly regarding the granular reporting of specific taxa and geographic sites. </w:t>
      </w:r>
      <w:r w:rsidR="004C7044">
        <w:t>O</w:t>
      </w:r>
      <w:r w:rsidR="00F517AB" w:rsidRPr="00F517AB">
        <w:t xml:space="preserve">ur first major change </w:t>
      </w:r>
      <w:r w:rsidR="004C7044">
        <w:t xml:space="preserve">to our methods </w:t>
      </w:r>
      <w:r w:rsidR="00F517AB" w:rsidRPr="00F517AB">
        <w:t xml:space="preserve">was </w:t>
      </w:r>
      <w:r w:rsidR="004C7044">
        <w:t xml:space="preserve">to </w:t>
      </w:r>
      <w:r w:rsidR="00F517AB" w:rsidRPr="00F517AB">
        <w:t>incorporat</w:t>
      </w:r>
      <w:r w:rsidR="004C7044">
        <w:t>e</w:t>
      </w:r>
      <w:r w:rsidR="00F517AB" w:rsidRPr="00F517AB">
        <w:t xml:space="preserve"> full texts wherever possible. To evaluate the impact of th</w:t>
      </w:r>
      <w:r w:rsidR="004C7044">
        <w:t>e limitation of full texts being unavailable in most circumstances</w:t>
      </w:r>
      <w:r w:rsidR="00F517AB" w:rsidRPr="00F517AB">
        <w:t>, we conducted a sensitivity analysis comparing the abstract-level data against these open-access full texts.</w:t>
      </w:r>
      <w:r w:rsidR="00B65ADA" w:rsidRPr="00B65ADA">
        <w:t xml:space="preserve"> </w:t>
      </w:r>
    </w:p>
    <w:p w14:paraId="39149E4F" w14:textId="77777777" w:rsidR="00B65ADA" w:rsidRPr="00B65ADA" w:rsidRDefault="00B65ADA" w:rsidP="00B65ADA">
      <w:r w:rsidRPr="00B65ADA">
        <w:t xml:space="preserve">As detailed in our new section, </w:t>
      </w:r>
      <w:r w:rsidRPr="00B65ADA">
        <w:rPr>
          <w:i/>
          <w:iCs/>
        </w:rPr>
        <w:t>Sensitivity Analysis: Abstract and Full-Text Consistency</w:t>
      </w:r>
      <w:r w:rsidRPr="00B65ADA">
        <w:t>, we successfully retrieved the full text for 3,068 records (16.4% of the corpus). We then ran our data extraction pipeline on both the abstract-only dataset (n = 15,682) and the full-text dataset.</w:t>
      </w:r>
    </w:p>
    <w:p w14:paraId="670A0DD8" w14:textId="16452545" w:rsidR="00B65ADA" w:rsidRPr="00B65ADA" w:rsidRDefault="00B65ADA" w:rsidP="00B65ADA">
      <w:r w:rsidRPr="00B65ADA">
        <w:t>While full-text parsing expectedly captured a higher density of records per document, our statistical comparison confirms that the macroecological and taxonomic patterns are robust regardless of extraction depth. Specifically, the identity of understudied host taxa was nearly identical between the two datasets, yielding Jaccard similarity indices of 0.857 (family), 0.943 (genus), and 0.994 (species). Furthermore, the dominant socioeconomic predictor (GDP) was statistically similar between abstract-level data (Spearman’s ρ=0.78) and full-text subsets (ρ=0.83).</w:t>
      </w:r>
    </w:p>
    <w:p w14:paraId="07C20CCF" w14:textId="77777777" w:rsidR="00B65ADA" w:rsidRPr="00B65ADA" w:rsidRDefault="00B65ADA" w:rsidP="00B65ADA">
      <w:r w:rsidRPr="00B65ADA">
        <w:t xml:space="preserve">Finally, while we have quantified this statistical consistency, we also explicitly address the utility of an abstract-dominated audit in the Discussion. Because over 83% of the analyzed </w:t>
      </w:r>
      <w:r w:rsidRPr="00B65ADA">
        <w:lastRenderedPageBreak/>
        <w:t>dataset remains behind paywalls, this methodology serves as a necessary, systematic field audit of the most visible and accessible scientific evidence.</w:t>
      </w:r>
    </w:p>
    <w:p w14:paraId="56F8612C" w14:textId="3A7225E9" w:rsidR="00BC0C62" w:rsidRPr="00BC0C62" w:rsidRDefault="00BC0C62" w:rsidP="00BC0C62"/>
    <w:p w14:paraId="7C77C2EA" w14:textId="77777777" w:rsidR="00D75BDC" w:rsidRDefault="00D75BDC" w:rsidP="00BC0C62">
      <w:pPr>
        <w:rPr>
          <w:b/>
          <w:bCs/>
        </w:rPr>
      </w:pPr>
    </w:p>
    <w:p w14:paraId="11B4C920" w14:textId="73CC3770" w:rsidR="00BC0C62" w:rsidRPr="00BC0C62" w:rsidRDefault="00BC0C62" w:rsidP="00BC0C62">
      <w:r w:rsidRPr="00BC0C62">
        <w:rPr>
          <w:b/>
          <w:bCs/>
        </w:rPr>
        <w:t>Editor Comment 2:</w:t>
      </w:r>
      <w:r w:rsidRPr="00BC0C62">
        <w:t xml:space="preserve"> Reviewer 3 also raised important questions about how your pipeline handles taxonomic and nomenclatural changes, a significant challenge given the shifting classification of major fungal groups, and whether the identification methods reported in source studies (many relying solely on isolation or microscopy) were considered as indicators of data reliability.</w:t>
      </w:r>
    </w:p>
    <w:p w14:paraId="2E118963" w14:textId="4A88A55E" w:rsidR="00880399" w:rsidRPr="00B106E3" w:rsidRDefault="00BC0C62" w:rsidP="00880399">
      <w:r w:rsidRPr="00BC0C62">
        <w:rPr>
          <w:b/>
          <w:bCs/>
        </w:rPr>
        <w:t>Response:</w:t>
      </w:r>
      <w:r w:rsidRPr="00BC0C62">
        <w:t xml:space="preserve"> </w:t>
      </w:r>
      <w:r w:rsidR="00880399" w:rsidRPr="00B106E3">
        <w:t xml:space="preserve">We appreciate the reviewers highlighting the issue of shifting taxonomy. </w:t>
      </w:r>
      <w:r w:rsidR="00F61E2B">
        <w:t>A</w:t>
      </w:r>
      <w:r w:rsidR="00880399" w:rsidRPr="00B106E3">
        <w:t>ll extracted plant and fungal names were processed through a reproducible, programmatic pipeline against the Global Biodiversity Information Facility (GBIF) backbone taxonomy (GBIF Secretariat, 2023).</w:t>
      </w:r>
    </w:p>
    <w:p w14:paraId="71D05ED9" w14:textId="77777777" w:rsidR="00880399" w:rsidRPr="00B106E3" w:rsidRDefault="00880399" w:rsidP="00880399">
      <w:r w:rsidRPr="00B106E3">
        <w:t xml:space="preserve">As we now explicitly state in the </w:t>
      </w:r>
      <w:r w:rsidRPr="00B106E3">
        <w:rPr>
          <w:i/>
          <w:iCs/>
        </w:rPr>
        <w:t>Taxonomic Resolution and Synonym Handling</w:t>
      </w:r>
      <w:r w:rsidRPr="00B106E3">
        <w:t xml:space="preserve"> section of the revised manuscript: </w:t>
      </w:r>
      <w:r w:rsidRPr="00B106E3">
        <w:rPr>
          <w:i/>
          <w:iCs/>
        </w:rPr>
        <w:t>"Custom scripts algorithmically mapped and resolved obsolete or changing nomenclature to their currently accepted taxonomies. This process reconciled historical taxonomic shifts, such as changes in fungal phyla, ensuring that the analysis of biological coverage was based on a consistent and contemporary taxonomic framework."</w:t>
      </w:r>
    </w:p>
    <w:p w14:paraId="5F9498EE" w14:textId="05B9B6A8" w:rsidR="00BC0C62" w:rsidRPr="00BC0C62" w:rsidRDefault="00880399" w:rsidP="00BC0C62">
      <w:r w:rsidRPr="00B106E3">
        <w:t xml:space="preserve">This automated synonym resolution ensures that historical fungal classifications (such as the shifts surrounding </w:t>
      </w:r>
      <w:proofErr w:type="spellStart"/>
      <w:r w:rsidRPr="00B106E3">
        <w:rPr>
          <w:i/>
          <w:iCs/>
        </w:rPr>
        <w:t>Glomeromycota</w:t>
      </w:r>
      <w:proofErr w:type="spellEnd"/>
      <w:r w:rsidRPr="00B106E3">
        <w:t xml:space="preserve"> and </w:t>
      </w:r>
      <w:r w:rsidRPr="00B106E3">
        <w:rPr>
          <w:i/>
          <w:iCs/>
        </w:rPr>
        <w:t>Zygomycota</w:t>
      </w:r>
      <w:r w:rsidRPr="00B106E3">
        <w:t xml:space="preserve"> raised by Reviewer 3) are accurately translated and binned into their modern accepted lineages for aggregate counting.</w:t>
      </w:r>
    </w:p>
    <w:p w14:paraId="0506E001" w14:textId="77777777" w:rsidR="00D75BDC" w:rsidRDefault="00D75BDC" w:rsidP="00BC0C62">
      <w:pPr>
        <w:rPr>
          <w:b/>
          <w:bCs/>
        </w:rPr>
      </w:pPr>
    </w:p>
    <w:p w14:paraId="62BBC72A" w14:textId="0C3FC21F" w:rsidR="00BC0C62" w:rsidRPr="00BC0C62" w:rsidRDefault="00BC0C62" w:rsidP="00BC0C62">
      <w:r w:rsidRPr="00BC0C62">
        <w:rPr>
          <w:b/>
          <w:bCs/>
        </w:rPr>
        <w:t>Editor Comment 3:</w:t>
      </w:r>
      <w:r w:rsidRPr="00BC0C62">
        <w:t xml:space="preserve"> Beyond the methodological concerns, the reviewers questioned whether the findings advance our understanding of endophyte biology. As Reviewer 2 observed, the study remains largely technical, focusing on pipeline development and bibliometric patterns rather than functional ecology or plant-fungus interactions. Reviewer 1 noted that the core findings, that most plant species remain unstudied and that research is concentrated in North America and Europe, will not surprise those familiar with the literature.</w:t>
      </w:r>
    </w:p>
    <w:p w14:paraId="73CA9A4D" w14:textId="77777777" w:rsidR="00A63365" w:rsidRPr="00A63365" w:rsidRDefault="00BC0C62" w:rsidP="00A63365">
      <w:r w:rsidRPr="00BC0C62">
        <w:rPr>
          <w:b/>
          <w:bCs/>
        </w:rPr>
        <w:t>Response:</w:t>
      </w:r>
      <w:r w:rsidR="00C96082">
        <w:t xml:space="preserve"> </w:t>
      </w:r>
      <w:r w:rsidR="00A63365" w:rsidRPr="00A63365">
        <w:t>We appreciate the reviewers encouraging us to expand the biological and functional scope of the manuscript. We have substantially expanded our discussion of the biological consequences of these biases and restructured our methodology to capture the functional ecology of these symbioses.</w:t>
      </w:r>
    </w:p>
    <w:p w14:paraId="3E8E6FBD" w14:textId="24A38799" w:rsidR="00A63365" w:rsidRPr="00A63365" w:rsidRDefault="00A63365" w:rsidP="00A63365">
      <w:r w:rsidRPr="00A63365">
        <w:t xml:space="preserve">First, regarding functional ecology: In our previous submission, we attempted to analytically isolate "true" endophytes by actively filtering out papers focused on mycorrhizal fungi. Based on the reviewers' insights, we realized this masked the biological </w:t>
      </w:r>
      <w:r w:rsidRPr="00A63365">
        <w:lastRenderedPageBreak/>
        <w:t xml:space="preserve">reality of the literature. In this revision, we recognize that 'endophyte' inherently describes a physical location rather than a fixed ecological function. We redesigned our pipeline to extract the primary ecological guilds assigned by original authors. As detailed in our new </w:t>
      </w:r>
      <w:r w:rsidRPr="00A63365">
        <w:rPr>
          <w:i/>
          <w:iCs/>
        </w:rPr>
        <w:t>Functional Guild Representation</w:t>
      </w:r>
      <w:r w:rsidRPr="00A63365">
        <w:t xml:space="preserve"> section, we found that 35.1% of documented interactions explicitly focused on pathology, and 10.3% involved mycorrhizal contexts. By analyzing these </w:t>
      </w:r>
      <w:r w:rsidR="00F640B3">
        <w:t>ecological guilds</w:t>
      </w:r>
      <w:r w:rsidRPr="00A63365">
        <w:t xml:space="preserve">, we demonstrate that the literature is heavily skewed by well-studied agricultural pathogens and grass symbionts (e.g., </w:t>
      </w:r>
      <w:r w:rsidRPr="00A63365">
        <w:rPr>
          <w:i/>
          <w:iCs/>
        </w:rPr>
        <w:t>Fusarium</w:t>
      </w:r>
      <w:r w:rsidRPr="00A63365">
        <w:t xml:space="preserve">, </w:t>
      </w:r>
      <w:r w:rsidRPr="00A63365">
        <w:rPr>
          <w:i/>
          <w:iCs/>
        </w:rPr>
        <w:t>Aspergillus</w:t>
      </w:r>
      <w:r w:rsidRPr="00A63365">
        <w:t xml:space="preserve">, and </w:t>
      </w:r>
      <w:r w:rsidRPr="00A63365">
        <w:rPr>
          <w:i/>
          <w:iCs/>
        </w:rPr>
        <w:t>Epichloë</w:t>
      </w:r>
      <w:r w:rsidRPr="00A63365">
        <w:t xml:space="preserve">). This shows that our foundational frameworks for </w:t>
      </w:r>
      <w:proofErr w:type="spellStart"/>
      <w:r w:rsidRPr="00A63365">
        <w:t>endophytism</w:t>
      </w:r>
      <w:proofErr w:type="spellEnd"/>
      <w:r w:rsidRPr="00A63365">
        <w:t xml:space="preserve"> are built </w:t>
      </w:r>
      <w:r w:rsidR="001B1F41">
        <w:t xml:space="preserve">largely </w:t>
      </w:r>
      <w:r w:rsidRPr="00A63365">
        <w:t>upon an agronomic baseline, rather than the true functional breadth of these fungi in natural systems.</w:t>
      </w:r>
    </w:p>
    <w:p w14:paraId="7961718F" w14:textId="7D448901" w:rsidR="00A63365" w:rsidRPr="00A63365" w:rsidRDefault="00A63365" w:rsidP="00A63365">
      <w:r w:rsidRPr="00A63365">
        <w:t>Second, regarding the geographic and taxonomic gaps: While it may not be surprising to specialists that sampling gaps exist, our quantitative synthesis reveals that these are systematic blind spots that fundamentally compromise global ecological theory. Because the current literature is dominated by economically vital grasses (</w:t>
      </w:r>
      <w:proofErr w:type="spellStart"/>
      <w:r w:rsidRPr="00A63365">
        <w:rPr>
          <w:i/>
          <w:iCs/>
        </w:rPr>
        <w:t>Poaceae</w:t>
      </w:r>
      <w:proofErr w:type="spellEnd"/>
      <w:r w:rsidRPr="00A63365">
        <w:t xml:space="preserve">) and concentrated in high-GDP temperate zones, our models of symbiotic pest defense are decoupled from the environmental pressures of tropical and arid systems. Furthermore, we explicitly demonstrate the evolutionary cost of these gaps: the near-total neglect of early-diverging lineages (e.g., </w:t>
      </w:r>
      <w:r w:rsidRPr="00A63365">
        <w:rPr>
          <w:i/>
          <w:iCs/>
        </w:rPr>
        <w:t>Charophyta</w:t>
      </w:r>
      <w:r w:rsidRPr="00A63365">
        <w:t xml:space="preserve"> and </w:t>
      </w:r>
      <w:r w:rsidRPr="00A63365">
        <w:rPr>
          <w:i/>
          <w:iCs/>
        </w:rPr>
        <w:t>Bryophyta</w:t>
      </w:r>
      <w:r w:rsidRPr="00A63365">
        <w:t>) prevents us from understanding the evolutionary origins of plant-fungal symbiosis</w:t>
      </w:r>
      <w:r w:rsidR="001B1F41">
        <w:t>.</w:t>
      </w:r>
    </w:p>
    <w:p w14:paraId="2A4E7B3A" w14:textId="69AE1DDD" w:rsidR="00A63365" w:rsidRPr="00A63365" w:rsidRDefault="00A63365" w:rsidP="00A63365">
      <w:r w:rsidRPr="00A63365">
        <w:t xml:space="preserve">Finally, while Reviewer 1 suggests these gaps are widely known, unqualified </w:t>
      </w:r>
      <w:r w:rsidR="00E6097F">
        <w:t xml:space="preserve">and uncited </w:t>
      </w:r>
      <w:r w:rsidRPr="00A63365">
        <w:t xml:space="preserve">assertions of universal ubiquity continue to be propagated without quantitative backing in high-profile literature (e.g., Cosner et al., 2025 in </w:t>
      </w:r>
      <w:r w:rsidRPr="00A63365">
        <w:rPr>
          <w:i/>
          <w:iCs/>
        </w:rPr>
        <w:t>Current Biology</w:t>
      </w:r>
      <w:r w:rsidRPr="00A63365">
        <w:t xml:space="preserve">). This highlights the necessity of our review. By quantifying these exact gaps, we transition the manuscript from a bibliometric report to the first data-driven test of this paradigm, </w:t>
      </w:r>
      <w:del w:id="0" w:author="Catherine A Gehring" w:date="2026-06-18T19:56:00Z" w16du:dateUtc="2026-06-19T02:56:00Z">
        <w:r w:rsidRPr="00A63365" w:rsidDel="009359FB">
          <w:delText xml:space="preserve">proving </w:delText>
        </w:r>
      </w:del>
      <w:ins w:id="1" w:author="Catherine A Gehring" w:date="2026-06-18T19:56:00Z" w16du:dateUtc="2026-06-19T02:56:00Z">
        <w:r w:rsidR="009359FB">
          <w:t>demonstrating</w:t>
        </w:r>
        <w:r w:rsidR="009359FB" w:rsidRPr="00A63365">
          <w:t xml:space="preserve"> </w:t>
        </w:r>
      </w:ins>
      <w:r w:rsidRPr="00A63365">
        <w:t>that the globally aggregated evidence base remains insufficient to support such absolute claims. We believe these additions firmly anchor the manuscript in evolutionary and functional biology, providing a necessary, quantitative baseline for future research.</w:t>
      </w:r>
    </w:p>
    <w:p w14:paraId="58D474E4" w14:textId="1FDA38B6" w:rsidR="00BC0C62" w:rsidRPr="00BC0C62" w:rsidRDefault="00BC0C62" w:rsidP="00A63365"/>
    <w:p w14:paraId="6995387A" w14:textId="77777777" w:rsidR="00BC0C62" w:rsidRPr="00BC0C62" w:rsidRDefault="00BC0C62" w:rsidP="00BC0C62">
      <w:pPr>
        <w:rPr>
          <w:b/>
          <w:bCs/>
        </w:rPr>
      </w:pPr>
      <w:r w:rsidRPr="00BC0C62">
        <w:rPr>
          <w:b/>
          <w:bCs/>
        </w:rPr>
        <w:t>Reviewer 1</w:t>
      </w:r>
    </w:p>
    <w:p w14:paraId="1CA47E82" w14:textId="77777777" w:rsidR="00BC0C62" w:rsidRPr="00BC0C62" w:rsidRDefault="00BC0C62" w:rsidP="00BC0C62">
      <w:r w:rsidRPr="00BC0C62">
        <w:rPr>
          <w:b/>
          <w:bCs/>
        </w:rPr>
        <w:t>Reviewer 1, Major Comment 1:</w:t>
      </w:r>
      <w:r w:rsidRPr="00BC0C62">
        <w:t xml:space="preserve"> I think that more of an emphasis should be put on the limitation that only abstracts were searched. I believe that would miss a lot of information in papers that only describe endophyte absence in the main text. It was unclear if the manual check involved going beyond the abstract to read the main text, and that manual check only happened for ~102 papers.</w:t>
      </w:r>
    </w:p>
    <w:p w14:paraId="6D960110" w14:textId="19558D3F" w:rsidR="00BC0C62" w:rsidRPr="00BC0C62" w:rsidRDefault="00BC0C62" w:rsidP="00BC0C62">
      <w:r w:rsidRPr="00BC0C62">
        <w:rPr>
          <w:b/>
          <w:bCs/>
        </w:rPr>
        <w:t>Response:</w:t>
      </w:r>
      <w:r w:rsidRPr="00BC0C62">
        <w:t xml:space="preserve"> </w:t>
      </w:r>
      <w:r w:rsidR="00C86098" w:rsidRPr="00C86098">
        <w:t xml:space="preserve">We agree that relying solely on abstracts </w:t>
      </w:r>
      <w:ins w:id="2" w:author="Catherine A Gehring" w:date="2026-06-18T19:56:00Z" w16du:dateUtc="2026-06-19T02:56:00Z">
        <w:r w:rsidR="009359FB">
          <w:t>re</w:t>
        </w:r>
      </w:ins>
      <w:r w:rsidR="00C86098" w:rsidRPr="00C86098">
        <w:t xml:space="preserve">presents a limitation. To address this, we </w:t>
      </w:r>
      <w:r w:rsidR="00AC1D53">
        <w:t>revised our methods</w:t>
      </w:r>
      <w:r w:rsidR="00C86098" w:rsidRPr="00C86098">
        <w:t xml:space="preserve"> to integrate open-access full texts for 3,068 publications (16.4% of the corpus). As detailed in our response to </w:t>
      </w:r>
      <w:r w:rsidR="00C86098" w:rsidRPr="00C86098">
        <w:rPr>
          <w:b/>
          <w:bCs/>
        </w:rPr>
        <w:t>Editor Comment 1</w:t>
      </w:r>
      <w:r w:rsidR="00C86098" w:rsidRPr="00C86098">
        <w:t xml:space="preserve">, we performed a sensitivity analysis confirming that the macroecological and taxonomic patterns remained statistically robust regardless of extraction depth. We now explicitly emphasize the </w:t>
      </w:r>
      <w:r w:rsidR="00C86098" w:rsidRPr="00C86098">
        <w:lastRenderedPageBreak/>
        <w:t xml:space="preserve">limitations of abstract audits in the newly added discussion section, </w:t>
      </w:r>
      <w:r w:rsidR="00C86098" w:rsidRPr="00C86098">
        <w:rPr>
          <w:i/>
          <w:iCs/>
        </w:rPr>
        <w:t>The Utility and Limitations of an Abstract-Dominated Audit</w:t>
      </w:r>
      <w:r w:rsidR="00C86098" w:rsidRPr="00C86098">
        <w:t>.</w:t>
      </w:r>
    </w:p>
    <w:p w14:paraId="3C7FC1EF" w14:textId="77777777" w:rsidR="00D75BDC" w:rsidRDefault="00D75BDC" w:rsidP="00BC0C62">
      <w:pPr>
        <w:rPr>
          <w:b/>
          <w:bCs/>
        </w:rPr>
      </w:pPr>
    </w:p>
    <w:p w14:paraId="2EB3B9BA" w14:textId="4928C7A4" w:rsidR="00BC0C62" w:rsidRPr="00BC0C62" w:rsidRDefault="00BC0C62" w:rsidP="00BC0C62">
      <w:r w:rsidRPr="00BC0C62">
        <w:rPr>
          <w:b/>
          <w:bCs/>
        </w:rPr>
        <w:t>Reviewer 1, Major Comment 2:</w:t>
      </w:r>
      <w:r w:rsidRPr="00BC0C62">
        <w:t xml:space="preserve"> Most people who know the fungal endophyte literature will not be surprised at all by the results, that we have barely scratched the surface on the host plants and that most studies have been in North America or Europe. Thus, a novel method is used but the findings are not novel.</w:t>
      </w:r>
    </w:p>
    <w:p w14:paraId="3FE8D23D" w14:textId="49E4E073" w:rsidR="00BC0C62" w:rsidRPr="00BC0C62" w:rsidRDefault="00BC0C62" w:rsidP="006F567D">
      <w:r w:rsidRPr="00BC0C62">
        <w:rPr>
          <w:b/>
          <w:bCs/>
        </w:rPr>
        <w:t>Response:</w:t>
      </w:r>
      <w:r w:rsidRPr="00BC0C62">
        <w:t xml:space="preserve"> </w:t>
      </w:r>
      <w:r w:rsidR="006F567D" w:rsidRPr="006F567D">
        <w:t xml:space="preserve">We appreciate the reviewer </w:t>
      </w:r>
      <w:r w:rsidR="00E62440">
        <w:t>encouraging</w:t>
      </w:r>
      <w:r w:rsidR="006F567D" w:rsidRPr="006F567D">
        <w:t xml:space="preserve"> us to </w:t>
      </w:r>
      <w:r w:rsidR="00E62440">
        <w:t>expand</w:t>
      </w:r>
      <w:r w:rsidR="006F567D" w:rsidRPr="006F567D">
        <w:t xml:space="preserve"> the biological and functional impact of the manuscript. As detailed in our response to </w:t>
      </w:r>
      <w:r w:rsidR="006F567D" w:rsidRPr="006F567D">
        <w:rPr>
          <w:b/>
          <w:bCs/>
        </w:rPr>
        <w:t>Editor Comment 3</w:t>
      </w:r>
      <w:r w:rsidR="006F567D" w:rsidRPr="006F567D">
        <w:t xml:space="preserve">, we have substantially expanded our discussion to explain how these sampling gaps fundamentally compromise global ecological theory, particularly regarding symbiotic pest defense and mutualism. Furthermore, while these gaps may be known to specialists, unqualified assertions of universal ubiquity continue to be propagated without quantitative backing in high-profile literature (e.g., Cosner et al., 2025 in </w:t>
      </w:r>
      <w:r w:rsidR="006F567D" w:rsidRPr="006F567D">
        <w:rPr>
          <w:i/>
          <w:iCs/>
        </w:rPr>
        <w:t>Current Biology</w:t>
      </w:r>
      <w:r w:rsidR="006F567D" w:rsidRPr="006F567D">
        <w:t>). By quantifying these exact gaps, we transition the manuscript from a bibliometric report to the first data-driven test of this paradigm.</w:t>
      </w:r>
    </w:p>
    <w:p w14:paraId="1FDBAA81" w14:textId="77777777" w:rsidR="00D75BDC" w:rsidRDefault="00D75BDC" w:rsidP="00BC0C62">
      <w:pPr>
        <w:rPr>
          <w:b/>
          <w:bCs/>
        </w:rPr>
      </w:pPr>
    </w:p>
    <w:p w14:paraId="61D63471" w14:textId="5A8E4AE2" w:rsidR="00BC0C62" w:rsidRPr="00BC0C62" w:rsidRDefault="00BC0C62" w:rsidP="00BC0C62">
      <w:r w:rsidRPr="00BC0C62">
        <w:rPr>
          <w:b/>
          <w:bCs/>
        </w:rPr>
        <w:t>Reviewer 1, Minor Comment 1:</w:t>
      </w:r>
      <w:r w:rsidRPr="00BC0C62">
        <w:t xml:space="preserve"> In Figure 2, Panama is “gray” which equals zero studies. That is wrong, since many studies since the 1990s have occurred at the Smithsonian Tropical Research Institute. This includes studies that the authors cite in the main text (i.e., Arnold &amp; </w:t>
      </w:r>
      <w:proofErr w:type="spellStart"/>
      <w:r w:rsidRPr="00BC0C62">
        <w:t>Lutzoni</w:t>
      </w:r>
      <w:proofErr w:type="spellEnd"/>
      <w:r w:rsidRPr="00BC0C62">
        <w:t xml:space="preserve"> 2007). Thus, many other studies may have been missed because their country was not included in the abstract.</w:t>
      </w:r>
    </w:p>
    <w:p w14:paraId="1A645633" w14:textId="6BA47D4F" w:rsidR="007758F0" w:rsidRPr="007758F0" w:rsidRDefault="00BC0C62" w:rsidP="007758F0">
      <w:r w:rsidRPr="00BC0C62">
        <w:rPr>
          <w:b/>
          <w:bCs/>
        </w:rPr>
        <w:t>Response:</w:t>
      </w:r>
      <w:r w:rsidRPr="00BC0C62">
        <w:t xml:space="preserve"> </w:t>
      </w:r>
      <w:r w:rsidR="007758F0" w:rsidRPr="007758F0">
        <w:t>The reviewer is correct, and this observation illustrates the limitations of an abstract-only audit when geographic details are confined to the main text.</w:t>
      </w:r>
    </w:p>
    <w:p w14:paraId="164B94BB" w14:textId="77777777" w:rsidR="007758F0" w:rsidRPr="007758F0" w:rsidRDefault="007758F0" w:rsidP="007758F0">
      <w:r w:rsidRPr="007758F0">
        <w:t>By restructuring our pipeline to systematically integrate 3,068 open-access full texts alongside abstracts, our algorithm now successfully captures and maps studies from Panama. In the revised Figure 2, Panama is no longer represented as having zero studies.</w:t>
      </w:r>
    </w:p>
    <w:p w14:paraId="6C95983B" w14:textId="2D49035F" w:rsidR="007758F0" w:rsidRPr="007758F0" w:rsidRDefault="007758F0" w:rsidP="007758F0">
      <w:r w:rsidRPr="007758F0">
        <w:t>However, even with full-text parsing capturing these critical tropical data points, Panama remains severely understudied compared to high-GDP temperate hotspots. For context, while Panama now registers a handful of studies in our global dataset, countries like the United States and China contain thousands, reinforcing our core finding that global research intensity is driven by national wealth and institutional infrastructure rather than local biodiversity.</w:t>
      </w:r>
    </w:p>
    <w:p w14:paraId="71A6BB6C" w14:textId="048D79C3" w:rsidR="00BC0C62" w:rsidRPr="00BC0C62" w:rsidRDefault="007758F0" w:rsidP="00BC0C62">
      <w:r w:rsidRPr="007758F0">
        <w:t>We have added text to the Discussion to address how paywalled literature and abstract limitations shape our default knowledge boundaries, using this structural insight to strengthen the manuscript's thesis.</w:t>
      </w:r>
    </w:p>
    <w:p w14:paraId="45334296" w14:textId="77777777" w:rsidR="00D75BDC" w:rsidRDefault="00D75BDC" w:rsidP="00BC0C62">
      <w:pPr>
        <w:rPr>
          <w:b/>
          <w:bCs/>
        </w:rPr>
      </w:pPr>
    </w:p>
    <w:p w14:paraId="24711F6A" w14:textId="23606C9B" w:rsidR="00BC0C62" w:rsidRPr="00BC0C62" w:rsidRDefault="00BC0C62" w:rsidP="00BC0C62">
      <w:pPr>
        <w:rPr>
          <w:b/>
          <w:bCs/>
        </w:rPr>
      </w:pPr>
      <w:r w:rsidRPr="00BC0C62">
        <w:rPr>
          <w:b/>
          <w:bCs/>
        </w:rPr>
        <w:lastRenderedPageBreak/>
        <w:t>Reviewer 2</w:t>
      </w:r>
    </w:p>
    <w:p w14:paraId="22CEDEAE" w14:textId="77777777" w:rsidR="00BC0C62" w:rsidRPr="00BC0C62" w:rsidRDefault="00BC0C62" w:rsidP="00BC0C62">
      <w:r w:rsidRPr="00BC0C62">
        <w:rPr>
          <w:b/>
          <w:bCs/>
        </w:rPr>
        <w:t>Reviewer 2, Comment 1:</w:t>
      </w:r>
      <w:r w:rsidRPr="00BC0C62">
        <w:t xml:space="preserve"> The study by Bock et al. is timely, as there is a substantial publication gap in endophytic fungal research, particularly regarding their ecological roles. The authors hypothesis contrasting the Global South and Global North is very interesting and effectively highlights geographic disparities in endophyte research, as well as the striking estimate that 99.2% of plant species remain unexplored for endophytic fungi. However, the analytical framework underlying this conclusion is problematic. The authors pipeline relies predominantly on abstract-level text mining, which is an oversimplified approach for endophytic research. Endophytic fungi cannot be reliably identified or distinguished based on terminology used in abstracts alone.</w:t>
      </w:r>
    </w:p>
    <w:p w14:paraId="3279007D" w14:textId="4CEB52F5" w:rsidR="009E526D" w:rsidRDefault="00BC0C62" w:rsidP="009E526D">
      <w:r w:rsidRPr="00BC0C62">
        <w:rPr>
          <w:b/>
          <w:bCs/>
        </w:rPr>
        <w:t>Response:</w:t>
      </w:r>
      <w:r w:rsidRPr="00BC0C62">
        <w:t xml:space="preserve"> </w:t>
      </w:r>
      <w:r w:rsidR="009E526D" w:rsidRPr="009E526D">
        <w:t xml:space="preserve">We appreciate this critique. To address this, we integrated the full, open-access text for 3,068 publications into our LLM pipeline. As the reviewer correctly anticipated, full-text parsing captured a higher density of records per document. However, as detailed in our response to </w:t>
      </w:r>
      <w:r w:rsidR="009E526D" w:rsidRPr="009E526D">
        <w:rPr>
          <w:b/>
          <w:bCs/>
        </w:rPr>
        <w:t>Editor Comment 1</w:t>
      </w:r>
      <w:r w:rsidR="009E526D" w:rsidRPr="009E526D">
        <w:t xml:space="preserve">, our new </w:t>
      </w:r>
      <w:r w:rsidR="009E526D" w:rsidRPr="009E526D">
        <w:rPr>
          <w:i/>
          <w:iCs/>
        </w:rPr>
        <w:t>Sensitivity Analysis</w:t>
      </w:r>
      <w:r w:rsidR="009E526D" w:rsidRPr="009E526D">
        <w:t xml:space="preserve"> </w:t>
      </w:r>
      <w:r w:rsidR="00A65608">
        <w:t xml:space="preserve">section </w:t>
      </w:r>
      <w:r w:rsidR="009E526D" w:rsidRPr="009E526D">
        <w:t>demonstrates that the underlying macroecological and structural biases remained remarkably robust regardless of extraction depth. We now explicitly address the limitations of relying on the term "endophyte" and abstract-level data in the Discussion.</w:t>
      </w:r>
    </w:p>
    <w:p w14:paraId="4426E65E" w14:textId="77777777" w:rsidR="00D75BDC" w:rsidRDefault="00D75BDC" w:rsidP="009E526D">
      <w:pPr>
        <w:rPr>
          <w:b/>
          <w:bCs/>
        </w:rPr>
      </w:pPr>
    </w:p>
    <w:p w14:paraId="6D5A666C" w14:textId="353EC561" w:rsidR="00BC0C62" w:rsidRPr="00BC0C62" w:rsidRDefault="00BC0C62" w:rsidP="009E526D">
      <w:r w:rsidRPr="00BC0C62">
        <w:rPr>
          <w:b/>
          <w:bCs/>
        </w:rPr>
        <w:t>Reviewer 2, Comment 2:</w:t>
      </w:r>
      <w:r w:rsidRPr="00BC0C62">
        <w:t xml:space="preserve"> A substantial proportion of fungi that function as endophytes are frequently classified in the literature and in global fungal databases as mycorrhizal fungi or other functional groups. By restricting the analysis to studies that explicitly use the term “endophyte” in the abstract, the authors likely exclude a large body of relevant literature, leading to a systematic underrepresentation of endophytic diversity and function. While I understand that resolving fungal misclassification and functional overlap is a complex and time-consuming task, the current approach does not adequately engage with this challenge.</w:t>
      </w:r>
    </w:p>
    <w:p w14:paraId="394D4889" w14:textId="1590B2B0" w:rsidR="000A3EAF" w:rsidRPr="000A3EAF" w:rsidRDefault="00BC0C62" w:rsidP="000A3EAF">
      <w:r w:rsidRPr="00BC0C62">
        <w:rPr>
          <w:b/>
          <w:bCs/>
        </w:rPr>
        <w:t>Response:</w:t>
      </w:r>
      <w:r w:rsidRPr="00BC0C62">
        <w:t xml:space="preserve"> </w:t>
      </w:r>
      <w:r w:rsidR="000A3EAF" w:rsidRPr="000A3EAF">
        <w:t>We agree with the reviewer that our previous approach of actively filtering out mycorrhizal fungi was flawed. By attempting to analytically isolate "true" asymptomatic endophytes, we inadvertently masked the true biological reality of these symbioses.</w:t>
      </w:r>
    </w:p>
    <w:p w14:paraId="64E47D9E" w14:textId="10E7A34E" w:rsidR="000A3EAF" w:rsidRPr="000A3EAF" w:rsidRDefault="000A3EAF" w:rsidP="000A3EAF">
      <w:r w:rsidRPr="000A3EAF">
        <w:t>In response to this critique, we removed the restrictive</w:t>
      </w:r>
      <w:r w:rsidR="00617073">
        <w:t xml:space="preserve"> mycorrhizal</w:t>
      </w:r>
      <w:r w:rsidRPr="000A3EAF">
        <w:t xml:space="preserve"> filters from our pipeline. We recognize that the term 'endophyte' describes a physical habitat (residing within plant tissues) rather than a fixed, monophyletic ecological function.</w:t>
      </w:r>
    </w:p>
    <w:p w14:paraId="73270D6A" w14:textId="6432C761" w:rsidR="000050AA" w:rsidRDefault="000050AA" w:rsidP="00BC0C62">
      <w:r w:rsidRPr="000050AA">
        <w:t xml:space="preserve">Instead of excluding literature based on functional overlap, </w:t>
      </w:r>
      <w:r w:rsidR="003F700D">
        <w:t>our new pipeline</w:t>
      </w:r>
      <w:r w:rsidRPr="000050AA">
        <w:t xml:space="preserve"> capture</w:t>
      </w:r>
      <w:r w:rsidR="003F700D">
        <w:t>s</w:t>
      </w:r>
      <w:r w:rsidRPr="000050AA">
        <w:t xml:space="preserve"> this fluidity. As detailed in our response to </w:t>
      </w:r>
      <w:r w:rsidRPr="000050AA">
        <w:rPr>
          <w:b/>
          <w:bCs/>
        </w:rPr>
        <w:t>Editor Comment 3</w:t>
      </w:r>
      <w:r w:rsidRPr="000050AA">
        <w:t>, our updated analysis engages with this functional overlap, finding that substantial portions of the literature explicitly involve mycorrhizal contexts or focus on pathology</w:t>
      </w:r>
      <w:r w:rsidR="004D1340">
        <w:t>.</w:t>
      </w:r>
    </w:p>
    <w:p w14:paraId="40182802" w14:textId="1204E8DE" w:rsidR="00BC0C62" w:rsidRPr="00BC0C62" w:rsidRDefault="000A3EAF" w:rsidP="00BC0C62">
      <w:r w:rsidRPr="000A3EAF">
        <w:t xml:space="preserve">By embracing this functional fluidity rather than filtering it out, we demonstrate that the endophytic state is a life history trait characterized by fluid transitions depending on </w:t>
      </w:r>
      <w:r w:rsidRPr="000A3EAF">
        <w:lastRenderedPageBreak/>
        <w:t>environmental context and host senescence. We believe this addresses the reviewer's concern and significantly strengthens the ecological validity of the manuscript.</w:t>
      </w:r>
    </w:p>
    <w:p w14:paraId="03B554C8" w14:textId="77777777" w:rsidR="00D75BDC" w:rsidRDefault="00D75BDC" w:rsidP="00BC0C62">
      <w:pPr>
        <w:rPr>
          <w:b/>
          <w:bCs/>
        </w:rPr>
      </w:pPr>
    </w:p>
    <w:p w14:paraId="79C3A86B" w14:textId="1B78C8A0" w:rsidR="00BC0C62" w:rsidRPr="00BC0C62" w:rsidRDefault="00BC0C62" w:rsidP="00BC0C62">
      <w:r w:rsidRPr="00BC0C62">
        <w:rPr>
          <w:b/>
          <w:bCs/>
        </w:rPr>
        <w:t>Reviewer 2, Comment 3:</w:t>
      </w:r>
      <w:r w:rsidRPr="00BC0C62">
        <w:t xml:space="preserve"> </w:t>
      </w:r>
      <w:proofErr w:type="gramStart"/>
      <w:r w:rsidRPr="00BC0C62">
        <w:t>As a consequence</w:t>
      </w:r>
      <w:proofErr w:type="gramEnd"/>
      <w:r w:rsidRPr="00BC0C62">
        <w:t xml:space="preserve">, the study remains largely technical, focusing on pipeline development and bibliometric patterns rather than on biological meaning. The reliance on abstracts severely limits the authors ability to draw robust conclusions about the ecological roles, functional traits, or plant associated significance of endophytic fungi. Importantly, neither the results nor the discussion provides fundamental new knowledge into the biological functions of endophytic fungi in a plant context. Given the scope and audience of New Phytologist, the lack of functional interpretation significantly weakens the manuscript. Without a deeper integration of fungal biology, functional ecology, and plant-fungus interactions, the study falls short of advancing conceptual understanding of </w:t>
      </w:r>
      <w:proofErr w:type="spellStart"/>
      <w:r w:rsidRPr="00BC0C62">
        <w:t>endophytism</w:t>
      </w:r>
      <w:proofErr w:type="spellEnd"/>
      <w:r w:rsidRPr="00BC0C62">
        <w:t>, despite its ambitious global framing.</w:t>
      </w:r>
    </w:p>
    <w:p w14:paraId="6082C2B9" w14:textId="79238165" w:rsidR="001A169A" w:rsidRPr="00DF07C3" w:rsidRDefault="00BC0C62" w:rsidP="001A169A">
      <w:r w:rsidRPr="00BC0C62">
        <w:rPr>
          <w:b/>
          <w:bCs/>
        </w:rPr>
        <w:t>Response:</w:t>
      </w:r>
      <w:r w:rsidRPr="00BC0C62">
        <w:t xml:space="preserve"> </w:t>
      </w:r>
      <w:r w:rsidR="001A169A" w:rsidRPr="00DF07C3">
        <w:t>We are grateful to the reviewer for this critique</w:t>
      </w:r>
      <w:r w:rsidR="00D80805">
        <w:t>, which encouraged</w:t>
      </w:r>
      <w:r w:rsidR="001A169A" w:rsidRPr="00DF07C3">
        <w:t xml:space="preserve"> the most significant improvements to our manuscript. We agree that the previous version leaned too heavily into technical pipeline development and failed to deliver the functional interpretation expected by the audience of </w:t>
      </w:r>
      <w:r w:rsidR="001A169A" w:rsidRPr="00DF07C3">
        <w:rPr>
          <w:i/>
          <w:iCs/>
        </w:rPr>
        <w:t>New Phytologist</w:t>
      </w:r>
      <w:r w:rsidR="001A169A" w:rsidRPr="00DF07C3">
        <w:t>.</w:t>
      </w:r>
    </w:p>
    <w:p w14:paraId="137512BE" w14:textId="393D72D0" w:rsidR="001A169A" w:rsidRPr="00DF07C3" w:rsidRDefault="001A169A" w:rsidP="001A169A">
      <w:r w:rsidRPr="00DF07C3">
        <w:t>To achieve a deeper integration of fungal biology and functional ecology, we restructured our methodology and discussion:</w:t>
      </w:r>
    </w:p>
    <w:p w14:paraId="311D509B" w14:textId="77777777" w:rsidR="008C01EC" w:rsidRDefault="001A169A" w:rsidP="001A169A">
      <w:pPr>
        <w:pStyle w:val="ListParagraph"/>
        <w:numPr>
          <w:ilvl w:val="0"/>
          <w:numId w:val="1"/>
        </w:numPr>
      </w:pPr>
      <w:r w:rsidRPr="00DF07C3">
        <w:t>As detailed in our previous responses, we are no longer relying solely on abstracts. By integrating 3,068 open-access full texts and deploying a context-aware Large Language Model (Mistral 7B) to parse semantic context rather than just matching terminology, we successfully extracted highly granular functional traits and plant-fungus interactions from the primary literature.</w:t>
      </w:r>
    </w:p>
    <w:p w14:paraId="77593BC8" w14:textId="00B49A2A" w:rsidR="008C01EC" w:rsidRDefault="004D1340" w:rsidP="001A169A">
      <w:pPr>
        <w:pStyle w:val="ListParagraph"/>
        <w:numPr>
          <w:ilvl w:val="0"/>
          <w:numId w:val="1"/>
        </w:numPr>
      </w:pPr>
      <w:r w:rsidRPr="004D1340">
        <w:t>As detailed in our previous responses, we replaced the technical bibliometric focus with a</w:t>
      </w:r>
      <w:r w:rsidR="005C7DBD">
        <w:t xml:space="preserve">n </w:t>
      </w:r>
      <w:r w:rsidRPr="004D1340">
        <w:t>investigation into the functional roles of these fungi. We quantified the primary ecological guilds assigned by the original authors to demonstrate that the literature reflects a broad functional continuum rather than being exclusively asymptomatic.</w:t>
      </w:r>
      <w:r w:rsidR="00C15859">
        <w:t xml:space="preserve"> We have also placed the most technical details of our methods into the Supplementary Information to make the reading of the main manuscript more fluid while still providing access </w:t>
      </w:r>
      <w:r w:rsidR="002E7A01">
        <w:t>to the entire pipeline.</w:t>
      </w:r>
    </w:p>
    <w:p w14:paraId="7533AC3E" w14:textId="73B584BF" w:rsidR="001A169A" w:rsidRPr="00DF07C3" w:rsidRDefault="001A169A" w:rsidP="001A169A">
      <w:pPr>
        <w:pStyle w:val="ListParagraph"/>
        <w:numPr>
          <w:ilvl w:val="0"/>
          <w:numId w:val="1"/>
        </w:numPr>
      </w:pPr>
      <w:r w:rsidRPr="00DF07C3">
        <w:t>We added extensive new discussion (</w:t>
      </w:r>
      <w:r w:rsidRPr="008C01EC">
        <w:rPr>
          <w:i/>
          <w:iCs/>
        </w:rPr>
        <w:t>The Functional Continuum: Beyond Benign Ubiquity</w:t>
      </w:r>
      <w:r w:rsidRPr="00DF07C3">
        <w:t xml:space="preserve"> and </w:t>
      </w:r>
      <w:r w:rsidRPr="008C01EC">
        <w:rPr>
          <w:i/>
          <w:iCs/>
        </w:rPr>
        <w:t>Ecological Implications of Sampling Bias</w:t>
      </w:r>
      <w:r w:rsidRPr="00DF07C3">
        <w:t xml:space="preserve">) to provide biological meaning to these numbers. </w:t>
      </w:r>
      <w:r w:rsidR="0081454D">
        <w:t>W</w:t>
      </w:r>
      <w:r w:rsidR="003821C8" w:rsidRPr="003821C8">
        <w:t xml:space="preserve">e </w:t>
      </w:r>
      <w:r w:rsidR="0081454D">
        <w:t xml:space="preserve">also </w:t>
      </w:r>
      <w:r w:rsidR="003821C8" w:rsidRPr="003821C8">
        <w:t xml:space="preserve">illustrate how our fundamental ecological frameworks, such as symbiotic pest defense and mutualism, are severely skewed because they are currently built </w:t>
      </w:r>
      <w:r w:rsidR="0081454D">
        <w:t xml:space="preserve">largely </w:t>
      </w:r>
      <w:r w:rsidR="003821C8" w:rsidRPr="003821C8">
        <w:t>upon data from a few economically vital agricultural grasses (</w:t>
      </w:r>
      <w:proofErr w:type="spellStart"/>
      <w:r w:rsidR="003821C8" w:rsidRPr="003821C8">
        <w:t>Poaceae</w:t>
      </w:r>
      <w:proofErr w:type="spellEnd"/>
      <w:r w:rsidR="003821C8" w:rsidRPr="003821C8">
        <w:t>) in temperate zones.</w:t>
      </w:r>
    </w:p>
    <w:p w14:paraId="5A63B989" w14:textId="7059A9D5" w:rsidR="001A169A" w:rsidRPr="00DF07C3" w:rsidRDefault="001A169A" w:rsidP="001A169A">
      <w:r w:rsidRPr="00DF07C3">
        <w:t xml:space="preserve">By mapping the functional continuum and detailing the specific ways that geographic and taxonomic sampling biases </w:t>
      </w:r>
      <w:del w:id="3" w:author="Catherine A Gehring" w:date="2026-06-18T20:04:00Z" w16du:dateUtc="2026-06-19T03:04:00Z">
        <w:r w:rsidRPr="00DF07C3" w:rsidDel="009359FB">
          <w:delText xml:space="preserve">warp </w:delText>
        </w:r>
      </w:del>
      <w:ins w:id="4" w:author="Catherine A Gehring" w:date="2026-06-18T20:04:00Z" w16du:dateUtc="2026-06-19T03:04:00Z">
        <w:r w:rsidR="009359FB">
          <w:t>limit</w:t>
        </w:r>
        <w:r w:rsidR="009359FB" w:rsidRPr="00DF07C3">
          <w:t xml:space="preserve"> </w:t>
        </w:r>
      </w:ins>
      <w:r w:rsidRPr="00DF07C3">
        <w:t>foundational ecological theory, we believe the manuscript now delivers the robust biological insights the reviewer requested.</w:t>
      </w:r>
    </w:p>
    <w:p w14:paraId="62210CF3" w14:textId="3ED1B614" w:rsidR="00BC0C62" w:rsidRPr="00BC0C62" w:rsidRDefault="00BC0C62" w:rsidP="00BC0C62"/>
    <w:p w14:paraId="28FABEB0" w14:textId="77777777" w:rsidR="00BC0C62" w:rsidRPr="00BC0C62" w:rsidRDefault="00BC0C62" w:rsidP="00BC0C62">
      <w:pPr>
        <w:rPr>
          <w:b/>
          <w:bCs/>
        </w:rPr>
      </w:pPr>
      <w:r w:rsidRPr="00BC0C62">
        <w:rPr>
          <w:b/>
          <w:bCs/>
        </w:rPr>
        <w:t>Reviewer 3</w:t>
      </w:r>
    </w:p>
    <w:p w14:paraId="36723BCE" w14:textId="77777777" w:rsidR="00BC0C62" w:rsidRPr="00BC0C62" w:rsidRDefault="00BC0C62" w:rsidP="00BC0C62">
      <w:r w:rsidRPr="00BC0C62">
        <w:rPr>
          <w:b/>
          <w:bCs/>
        </w:rPr>
        <w:t>Reviewer 3, Comment 1:</w:t>
      </w:r>
      <w:r w:rsidRPr="00BC0C62">
        <w:t xml:space="preserve"> Plant microbiomes generally and commonly harbor fungal members; in the absence of symptoms, these could be considered endophytes. The study attempts to identify papers, based on their abstracts, that consider these endophytic fungi, aiming to study and identify these partners. Thus, it relies on the existence, spread, and interpretation of the term “endophyte”. If I understood correctly, the screening focused solely on abstracts, which is extremely limited. The Authors also emphasize that, because of the methods applied, the findings should naturally be underestimations. Nevertheless, since abstracts in many cases do not list taxa (or all taxa screened/identified), there might be differences of even an order of magnitude at the species level. For example, the seminal paper of Arnold and </w:t>
      </w:r>
      <w:proofErr w:type="spellStart"/>
      <w:r w:rsidRPr="00BC0C62">
        <w:t>Lutzoni</w:t>
      </w:r>
      <w:proofErr w:type="spellEnd"/>
      <w:r w:rsidRPr="00BC0C62">
        <w:t xml:space="preserve"> (2007) mentioned only one taxonomic group in its abstract (Ascomycota).</w:t>
      </w:r>
    </w:p>
    <w:p w14:paraId="576D2DD1" w14:textId="2092524F" w:rsidR="00BC0C62" w:rsidRPr="00BC0C62" w:rsidRDefault="00BC0C62" w:rsidP="00BC0C62">
      <w:r w:rsidRPr="00BC0C62">
        <w:rPr>
          <w:b/>
          <w:bCs/>
        </w:rPr>
        <w:t>Response:</w:t>
      </w:r>
      <w:r w:rsidRPr="00BC0C62">
        <w:t xml:space="preserve"> </w:t>
      </w:r>
      <w:r w:rsidR="00FB1469" w:rsidRPr="00FB1469">
        <w:t xml:space="preserve">We appreciate this critique, as the reviewer's example (Arnold and Lutzoni, 2007) perfectly illustrates the limitations of an abstract-only audit. To address this, we </w:t>
      </w:r>
      <w:r w:rsidR="005C7DBD">
        <w:t>completely redid the study, this time incorporating full texts where available</w:t>
      </w:r>
      <w:r w:rsidR="00FB1469" w:rsidRPr="00FB1469">
        <w:t>.</w:t>
      </w:r>
      <w:r w:rsidR="00AC69FE">
        <w:t xml:space="preserve"> For further detail, refer to responses to </w:t>
      </w:r>
      <w:r w:rsidR="00AC69FE" w:rsidRPr="00AC69FE">
        <w:rPr>
          <w:b/>
          <w:bCs/>
        </w:rPr>
        <w:t xml:space="preserve">Editor Comment 1 </w:t>
      </w:r>
      <w:r w:rsidR="00AC69FE">
        <w:t xml:space="preserve">and </w:t>
      </w:r>
      <w:r w:rsidR="00AC69FE" w:rsidRPr="00BC0C62">
        <w:rPr>
          <w:b/>
          <w:bCs/>
        </w:rPr>
        <w:t>Reviewer 2, Comment 1</w:t>
      </w:r>
      <w:r w:rsidR="00AC69FE">
        <w:rPr>
          <w:b/>
          <w:bCs/>
        </w:rPr>
        <w:t>.</w:t>
      </w:r>
    </w:p>
    <w:p w14:paraId="404468E4" w14:textId="77777777" w:rsidR="00D75BDC" w:rsidRDefault="00D75BDC" w:rsidP="00BC0C62">
      <w:pPr>
        <w:rPr>
          <w:b/>
          <w:bCs/>
        </w:rPr>
      </w:pPr>
    </w:p>
    <w:p w14:paraId="12839EEB" w14:textId="70EFF2D9" w:rsidR="00BC0C62" w:rsidRPr="00BC0C62" w:rsidRDefault="00BC0C62" w:rsidP="00BC0C62">
      <w:r w:rsidRPr="00BC0C62">
        <w:rPr>
          <w:b/>
          <w:bCs/>
        </w:rPr>
        <w:t>Reviewer 3, Comment 2:</w:t>
      </w:r>
      <w:r w:rsidRPr="00BC0C62">
        <w:t xml:space="preserve"> Besides the problem mentioned above, how did the pipeline and data extraction handle significant changes in taxonomy and nomenclature? How were the data treated? A species can be assigned to higher taxonomic ranks; however, this does not work in the reverse direction. This is probably less problematic in the case of plants, as many papers or case studies focus on one or a few plant species. However, it might be a serious issue in the case of fungi. Just one example, which is from mycorrhizal research but illustrates the question, and how the study handled this group: fungi forming arbuscular mycorrhizae are grouped in a distinct taxonomic group. This group once belonged to Zygomycota, </w:t>
      </w:r>
      <w:proofErr w:type="spellStart"/>
      <w:r w:rsidRPr="00BC0C62">
        <w:t>Glomales</w:t>
      </w:r>
      <w:proofErr w:type="spellEnd"/>
      <w:r w:rsidRPr="00BC0C62">
        <w:t>/</w:t>
      </w:r>
      <w:proofErr w:type="spellStart"/>
      <w:r w:rsidRPr="00BC0C62">
        <w:t>Glomerales</w:t>
      </w:r>
      <w:proofErr w:type="spellEnd"/>
      <w:r w:rsidRPr="00BC0C62">
        <w:t xml:space="preserve">, later </w:t>
      </w:r>
      <w:proofErr w:type="spellStart"/>
      <w:r w:rsidRPr="00BC0C62">
        <w:t>Glomeromycota</w:t>
      </w:r>
      <w:proofErr w:type="spellEnd"/>
      <w:r w:rsidRPr="00BC0C62">
        <w:t xml:space="preserve">, and now </w:t>
      </w:r>
      <w:proofErr w:type="spellStart"/>
      <w:r w:rsidRPr="00BC0C62">
        <w:t>Mucoromycota</w:t>
      </w:r>
      <w:proofErr w:type="spellEnd"/>
      <w:r w:rsidRPr="00BC0C62">
        <w:t xml:space="preserve"> (</w:t>
      </w:r>
      <w:proofErr w:type="spellStart"/>
      <w:r w:rsidRPr="00BC0C62">
        <w:t>Glomeromycotina</w:t>
      </w:r>
      <w:proofErr w:type="spellEnd"/>
      <w:r w:rsidRPr="00BC0C62">
        <w:t>) according to many studies. Were these problems considered, and if so, how?</w:t>
      </w:r>
    </w:p>
    <w:p w14:paraId="2C7A5575" w14:textId="5DA2F72D" w:rsidR="00FB1469" w:rsidRPr="00FB1469" w:rsidRDefault="00BC0C62" w:rsidP="00FB1469">
      <w:r w:rsidRPr="00BC0C62">
        <w:rPr>
          <w:b/>
          <w:bCs/>
        </w:rPr>
        <w:t>Response:</w:t>
      </w:r>
      <w:r w:rsidRPr="00BC0C62">
        <w:t xml:space="preserve"> </w:t>
      </w:r>
      <w:r w:rsidR="00FB1469">
        <w:t xml:space="preserve"> </w:t>
      </w:r>
      <w:r w:rsidR="00AC69FE">
        <w:t>T</w:t>
      </w:r>
      <w:r w:rsidR="00FB1469" w:rsidRPr="00FB1469">
        <w:t>o ensure robust lineage-level counts across decades of research, we processed all plant and fungal names extracted by the LLM through a centralized, automated taxonomic standardization pipeline.</w:t>
      </w:r>
    </w:p>
    <w:p w14:paraId="6C2D3375" w14:textId="77777777" w:rsidR="00FB1469" w:rsidRPr="00FB1469" w:rsidRDefault="00FB1469" w:rsidP="00FB1469">
      <w:r w:rsidRPr="00FB1469">
        <w:t xml:space="preserve">As we now detail in the </w:t>
      </w:r>
      <w:r w:rsidRPr="00FB1469">
        <w:rPr>
          <w:i/>
          <w:iCs/>
        </w:rPr>
        <w:t>Taxonomic Resolution and Synonym Handling</w:t>
      </w:r>
      <w:r w:rsidRPr="00FB1469">
        <w:t xml:space="preserve"> section of the Methods, custom scripts algorithmically matched raw names against the Global Biodiversity Information Facility (GBIF) backbone taxonomy (GBIF Secretariat, 2023). This pipeline automatically resolved objective synonyms and obsolete nomenclature to their currently accepted equivalent.</w:t>
      </w:r>
    </w:p>
    <w:p w14:paraId="5E7457BD" w14:textId="0DB17F41" w:rsidR="00BC0C62" w:rsidRPr="00BC0C62" w:rsidRDefault="00FB1469" w:rsidP="00BC0C62">
      <w:r w:rsidRPr="00FB1469">
        <w:lastRenderedPageBreak/>
        <w:t xml:space="preserve">To use the reviewer’s </w:t>
      </w:r>
      <w:r w:rsidR="004B0B9E">
        <w:t>e</w:t>
      </w:r>
      <w:r w:rsidRPr="00FB1469">
        <w:t xml:space="preserve">xample, historical papers classifying a fungus under </w:t>
      </w:r>
      <w:r w:rsidRPr="00FB1469">
        <w:rPr>
          <w:i/>
          <w:iCs/>
        </w:rPr>
        <w:t>Zygomycota</w:t>
      </w:r>
      <w:r w:rsidRPr="00FB1469">
        <w:t xml:space="preserve"> or </w:t>
      </w:r>
      <w:proofErr w:type="spellStart"/>
      <w:r w:rsidRPr="00FB1469">
        <w:rPr>
          <w:i/>
          <w:iCs/>
        </w:rPr>
        <w:t>Glomerales</w:t>
      </w:r>
      <w:proofErr w:type="spellEnd"/>
      <w:r w:rsidRPr="00FB1469">
        <w:t xml:space="preserve"> would be programmatically mapped by the GBIF backbone to their accepted modern lineage. Furthermore, for successfully resolved taxa, the script populated all higher taxonomic ranks (Kingdom, Phylum, Class, Order, Family, Genus), allowing us to map research effort across the Tree of Life using a unified, contemporary framework regardless of the publication year.</w:t>
      </w:r>
    </w:p>
    <w:p w14:paraId="68FDF013" w14:textId="77777777" w:rsidR="00D75BDC" w:rsidRDefault="00D75BDC" w:rsidP="00BC0C62">
      <w:pPr>
        <w:rPr>
          <w:b/>
          <w:bCs/>
        </w:rPr>
      </w:pPr>
    </w:p>
    <w:p w14:paraId="3056DA9B" w14:textId="37BD01E1" w:rsidR="00BC0C62" w:rsidRPr="00BC0C62" w:rsidRDefault="00BC0C62" w:rsidP="00BC0C62">
      <w:r w:rsidRPr="00BC0C62">
        <w:rPr>
          <w:b/>
          <w:bCs/>
        </w:rPr>
        <w:t>Reviewer 3, Comment 3:</w:t>
      </w:r>
      <w:r w:rsidRPr="00BC0C62">
        <w:t xml:space="preserve"> It is a very interesting part of the study when the applied methods are filtered. Nevertheless, were these data used for quality control, as indicators of data reliability? For example, studies using solely isolation and/or microscopy (a large proportion according to the figures) cannot be considered reliable sources of fungal species-level data. Fungal species identification (and in many cases even higher taxonomic ranks) based on culture characteristics should be treated with extreme caution.</w:t>
      </w:r>
    </w:p>
    <w:p w14:paraId="74E972D9" w14:textId="14D9FEE0" w:rsidR="00FD2332" w:rsidRPr="00FD2332" w:rsidRDefault="00BC0C62" w:rsidP="00FD2332">
      <w:r w:rsidRPr="00BC0C62">
        <w:rPr>
          <w:b/>
          <w:bCs/>
        </w:rPr>
        <w:t>Response:</w:t>
      </w:r>
      <w:r w:rsidRPr="00BC0C62">
        <w:t xml:space="preserve"> </w:t>
      </w:r>
      <w:r w:rsidR="00FD2332" w:rsidRPr="00FD2332">
        <w:t>We agree with the reviewer that historical identifications based solely on culturing or microscopy must be treated with extreme caution regarding their true biological accuracy.</w:t>
      </w:r>
    </w:p>
    <w:p w14:paraId="3AE7D69C" w14:textId="77777777" w:rsidR="00FD2332" w:rsidRPr="00FD2332" w:rsidRDefault="00FD2332" w:rsidP="00FD2332">
      <w:r w:rsidRPr="00FD2332">
        <w:t>In this manuscript, our primary objective is to audit the</w:t>
      </w:r>
      <w:r w:rsidRPr="0074122A">
        <w:t xml:space="preserve"> claims and the evidence base of the field, rather than to verify the ground-truth biolo</w:t>
      </w:r>
      <w:r w:rsidRPr="00FD2332">
        <w:t>gical reality of every historical identification. By harmonizing these claims against the GBIF backbone, we are mapping the taxonomic boundaries of wher</w:t>
      </w:r>
      <w:r w:rsidRPr="0074122A">
        <w:t xml:space="preserve">e the field believes it </w:t>
      </w:r>
      <w:r w:rsidRPr="00FD2332">
        <w:t>has sampled.</w:t>
      </w:r>
    </w:p>
    <w:p w14:paraId="6B20E82D" w14:textId="77777777" w:rsidR="00FD2332" w:rsidRPr="00FD2332" w:rsidRDefault="00FD2332" w:rsidP="00FD2332">
      <w:r w:rsidRPr="00FD2332">
        <w:t xml:space="preserve">However, to address the reviewer's concern regarding quality control during the data extraction process, we have added a dedicated </w:t>
      </w:r>
      <w:r w:rsidRPr="00FD2332">
        <w:rPr>
          <w:i/>
          <w:iCs/>
        </w:rPr>
        <w:t>Validation</w:t>
      </w:r>
      <w:r w:rsidRPr="00FD2332">
        <w:t xml:space="preserve"> section to the Supplementary Methods. We outline how any organism string that the computational backbone could not reliably match to a known, valid lineage was exported as an independent audit file. These ambiguous or highly questionable taxonomic entries underwent qualitative human-in-the-loop review to resolve orthographic errors and actively prevent unverified or erroneous data from entering the baseline taxonomy.</w:t>
      </w:r>
    </w:p>
    <w:p w14:paraId="0F0D4A32" w14:textId="6877E774" w:rsidR="00BC0C62" w:rsidRPr="00BC0C62" w:rsidRDefault="00BC0C62" w:rsidP="00BC0C62"/>
    <w:p w14:paraId="0BE42A7F" w14:textId="77777777" w:rsidR="00BC0C62" w:rsidRPr="00BC0C62" w:rsidRDefault="00BC0C62" w:rsidP="00BC0C62">
      <w:r w:rsidRPr="00BC0C62">
        <w:rPr>
          <w:b/>
          <w:bCs/>
        </w:rPr>
        <w:t>Reviewer 3, Comment 4:</w:t>
      </w:r>
      <w:r w:rsidRPr="00BC0C62">
        <w:t xml:space="preserve"> Although the study aims to screen the ubiquitous nature of endophyte presence, it does not discuss whether there are possible differences in colonization of a given plant species across different habitats. The study discusses overall fungal diversity and missing fungal species. Nevertheless, there is no correction of species estimates specifically for endophytes. I understand that one of the reasons is unstudied plant diversity and/or geographic regions; however, the discussion in Lines L197-205 is slightly misleading if only plant species numbers are used. There is no calculation assessing whether there is a change (and/or difference between North and South) in plant-to-fungal ratios, which was a key figure in some estimates.</w:t>
      </w:r>
    </w:p>
    <w:p w14:paraId="5ABA0CFD" w14:textId="77777777" w:rsidR="005C3B2C" w:rsidRPr="005C3B2C" w:rsidRDefault="00BC0C62" w:rsidP="005C3B2C">
      <w:r w:rsidRPr="00BC0C62">
        <w:rPr>
          <w:b/>
          <w:bCs/>
        </w:rPr>
        <w:lastRenderedPageBreak/>
        <w:t>Response:</w:t>
      </w:r>
      <w:r w:rsidRPr="00BC0C62">
        <w:t xml:space="preserve"> </w:t>
      </w:r>
      <w:r w:rsidR="005C3B2C" w:rsidRPr="005C3B2C">
        <w:t>We agree with the reviewer that plant-to-fungal ratios are highly variable across habitats and regions, which makes applying broad global estimates highly problematic. In our revised manuscript, we completely removed the speculative estimates of "missing" fungal species based on these ratios.</w:t>
      </w:r>
    </w:p>
    <w:p w14:paraId="673FE015" w14:textId="3AA7F582" w:rsidR="00DF07C3" w:rsidRPr="00DF07C3" w:rsidRDefault="005C3B2C" w:rsidP="001A169A">
      <w:r w:rsidRPr="005C3B2C">
        <w:t>Instead of speculating on these ratios, we restructured our pipeline to explicitly extract author-define</w:t>
      </w:r>
      <w:r w:rsidRPr="008256F7">
        <w:t>d biomes to quantify</w:t>
      </w:r>
      <w:r w:rsidRPr="005C3B2C">
        <w:t xml:space="preserve"> the habitat sampling bias. As detailed in our new section </w:t>
      </w:r>
      <w:r w:rsidRPr="005C3B2C">
        <w:rPr>
          <w:i/>
          <w:iCs/>
        </w:rPr>
        <w:t xml:space="preserve">Prediction 3: Biome and Host Representation are </w:t>
      </w:r>
      <w:proofErr w:type="gramStart"/>
      <w:r w:rsidRPr="005C3B2C">
        <w:rPr>
          <w:i/>
          <w:iCs/>
        </w:rPr>
        <w:t>Non-Random</w:t>
      </w:r>
      <w:proofErr w:type="gramEnd"/>
      <w:r w:rsidRPr="005C3B2C">
        <w:t>, we found that agricultural biomes (32.7%) and temperate forests (23.8%) heavily dominate the global literature. By mapping exactly where research is happening across habitats (Figure 3), we demonstrate that current estimates of fungal diversity and community assembly are severely skewed by this habitat sampling bias.</w:t>
      </w:r>
    </w:p>
    <w:p w14:paraId="4B3F04CE" w14:textId="188478B9" w:rsidR="00BC0C62" w:rsidRPr="00BC0C62" w:rsidRDefault="00BC0C62" w:rsidP="00BC0C62"/>
    <w:p w14:paraId="4BA8354B" w14:textId="77777777" w:rsidR="00BC0C62" w:rsidRPr="00BC0C62" w:rsidRDefault="00BC0C62" w:rsidP="00BC0C62">
      <w:r w:rsidRPr="00BC0C62">
        <w:rPr>
          <w:b/>
          <w:bCs/>
        </w:rPr>
        <w:t>Reviewer 3, Comment 5:</w:t>
      </w:r>
      <w:r w:rsidRPr="00BC0C62">
        <w:t xml:space="preserve"> It seems that there may be a degree of specificity (see, e.g., Rodriguez et al. 2009) regarding which plant organs are colonized. Did the Authors examine whether increasing the number of plant species studied increases the number of fungal species colonizing a given organ? Without such analyses, increasing the number of plant species studied would inevitably increase the number of fungal species if species specificity exists, which does not appear to be a general rule for endophytes.</w:t>
      </w:r>
    </w:p>
    <w:p w14:paraId="0F114BA6" w14:textId="0F7EF3F0" w:rsidR="00BC0C62" w:rsidRPr="00BC0C62" w:rsidRDefault="00BC0C62" w:rsidP="00BC0C62">
      <w:r w:rsidRPr="00BC0C62">
        <w:rPr>
          <w:b/>
          <w:bCs/>
        </w:rPr>
        <w:t>Response:</w:t>
      </w:r>
      <w:r w:rsidRPr="00BC0C62">
        <w:t xml:space="preserve"> </w:t>
      </w:r>
      <w:r w:rsidR="00A67553" w:rsidRPr="00A67553">
        <w:t xml:space="preserve">We appreciate this point regarding tissue specificity. Our updated extraction pipeline did capture the specific host tissues sampled (predominantly roots, leaves, stems, and seeds, as shown in Supplemental Figure 4). However, as our revised manuscript highlights, the global data is so </w:t>
      </w:r>
      <w:del w:id="5" w:author="Catherine A Gehring" w:date="2026-06-18T20:08:00Z" w16du:dateUtc="2026-06-19T03:08:00Z">
        <w:r w:rsidR="00A67553" w:rsidRPr="00A67553" w:rsidDel="00111EDF">
          <w:delText xml:space="preserve">severely </w:delText>
        </w:r>
      </w:del>
      <w:r w:rsidR="00A67553" w:rsidRPr="00A67553">
        <w:t xml:space="preserve">sparse (with 133 countries and </w:t>
      </w:r>
      <w:proofErr w:type="gramStart"/>
      <w:r w:rsidR="00A67553" w:rsidRPr="00A67553">
        <w:t>the vast majority of</w:t>
      </w:r>
      <w:proofErr w:type="gramEnd"/>
      <w:r w:rsidR="00A67553" w:rsidRPr="00A67553">
        <w:t xml:space="preserve"> plant lineages having fewer than five studies) that attempting to calculate robust, global tissue-specificity rules would be highly vulnerable to the sampling biases we are trying to expose. We have refined the scope of the manuscript to focus on mapping these massive macroecological and socioeconomic gaps, which must be addressed before fine-scale community assembly rules can be reliably calculated globally.</w:t>
      </w:r>
    </w:p>
    <w:p w14:paraId="2E135BFF" w14:textId="77777777" w:rsidR="00D75BDC" w:rsidRDefault="00D75BDC" w:rsidP="00BC0C62">
      <w:pPr>
        <w:rPr>
          <w:b/>
          <w:bCs/>
        </w:rPr>
      </w:pPr>
    </w:p>
    <w:p w14:paraId="258FEB22" w14:textId="67E3ED4C" w:rsidR="00BC0C62" w:rsidRPr="00BC0C62" w:rsidRDefault="00BC0C62" w:rsidP="00BC0C62">
      <w:r w:rsidRPr="00BC0C62">
        <w:rPr>
          <w:b/>
          <w:bCs/>
        </w:rPr>
        <w:t>Reviewer 3, Comment 6 (L125-126):</w:t>
      </w:r>
      <w:r w:rsidRPr="00BC0C62">
        <w:t xml:space="preserve"> What is the rationale or justification for applying this grouping?</w:t>
      </w:r>
    </w:p>
    <w:p w14:paraId="1D3C4A4D" w14:textId="1210327F" w:rsidR="00BC0C62" w:rsidRPr="00BC0C62" w:rsidRDefault="00BC0C62" w:rsidP="00BC0C62">
      <w:r w:rsidRPr="00BC0C62">
        <w:rPr>
          <w:b/>
          <w:bCs/>
        </w:rPr>
        <w:t>Response:</w:t>
      </w:r>
      <w:r w:rsidRPr="00BC0C62">
        <w:t xml:space="preserve"> </w:t>
      </w:r>
      <w:r w:rsidR="00A67553" w:rsidRPr="00A67553">
        <w:t>The manuscript has been completely rewritten and restructured, and this specific text and grouping rationale has been removed.</w:t>
      </w:r>
    </w:p>
    <w:p w14:paraId="6171DACE" w14:textId="77777777" w:rsidR="00D75BDC" w:rsidRDefault="00D75BDC" w:rsidP="00BC0C62">
      <w:pPr>
        <w:rPr>
          <w:b/>
          <w:bCs/>
        </w:rPr>
      </w:pPr>
    </w:p>
    <w:p w14:paraId="2CFB225F" w14:textId="462DADD0" w:rsidR="00BC0C62" w:rsidRPr="00BC0C62" w:rsidRDefault="00BC0C62" w:rsidP="00BC0C62">
      <w:r w:rsidRPr="00BC0C62">
        <w:rPr>
          <w:b/>
          <w:bCs/>
        </w:rPr>
        <w:t>Reviewer 3, Comment 7 (L172):</w:t>
      </w:r>
      <w:r w:rsidRPr="00BC0C62">
        <w:t xml:space="preserve"> Why were countries used (also at L259)? How can a country be considered a sampling unit instead of a geographic, biogeographic, regional, and/or habitat-based unit? I understand that this is a practical way to filter studies; nevertheless, it could be misleading, especially when large countries representing very </w:t>
      </w:r>
      <w:r w:rsidRPr="00BC0C62">
        <w:lastRenderedPageBreak/>
        <w:t>different biomes are considered. Habitats or biomes are more commonly used when sampling is planned than countries.</w:t>
      </w:r>
    </w:p>
    <w:p w14:paraId="0D0D4B91" w14:textId="77777777" w:rsidR="008B064F" w:rsidRPr="008B064F" w:rsidRDefault="00BC0C62" w:rsidP="008B064F">
      <w:r w:rsidRPr="00BC0C62">
        <w:rPr>
          <w:b/>
          <w:bCs/>
        </w:rPr>
        <w:t>Response:</w:t>
      </w:r>
      <w:r w:rsidR="008B064F">
        <w:t xml:space="preserve"> </w:t>
      </w:r>
      <w:r w:rsidR="008B064F" w:rsidRPr="008B064F">
        <w:t xml:space="preserve">The reviewer raises an excellent point regarding the difference between ecological and political boundaries. In our revised manuscript, we now analyze </w:t>
      </w:r>
      <w:r w:rsidR="008B064F" w:rsidRPr="00077971">
        <w:t>both.</w:t>
      </w:r>
    </w:p>
    <w:p w14:paraId="39626B68" w14:textId="4284E3CA" w:rsidR="00BC0C62" w:rsidRPr="00BC0C62" w:rsidRDefault="008B064F" w:rsidP="00BC0C62">
      <w:r w:rsidRPr="008B064F">
        <w:t xml:space="preserve">To capture the ecological unit of sampling, we explicitly extracted and mapped </w:t>
      </w:r>
      <w:r w:rsidRPr="00077971">
        <w:t xml:space="preserve">biomes, </w:t>
      </w:r>
      <w:r>
        <w:t>and we compared how different biomes are represented differently in different countries</w:t>
      </w:r>
      <w:r w:rsidRPr="008B064F">
        <w:t xml:space="preserve"> (Figure 3). However, we retained the country-level analysis because a central hypothesis of our revised manuscript is that sampling is driven by</w:t>
      </w:r>
      <w:r w:rsidRPr="00077971">
        <w:t xml:space="preserve"> socioeconomic factors ra</w:t>
      </w:r>
      <w:r w:rsidRPr="008B064F">
        <w:t>ther than biological ones. By standardizing to ISO country codes, we were able to link research output to national Gross Domestic Product (GDP) via World Bank data. This allowed us to statistically demonstrate (Figure 5) that a country's economic capacity (Spearman's ρ = 0.84) is a vastly superior predictor of research intensity than its actual biodiversity (total species richness: coefficient &lt; 0.001).</w:t>
      </w:r>
    </w:p>
    <w:p w14:paraId="07403B40" w14:textId="77777777" w:rsidR="00D75BDC" w:rsidRDefault="00D75BDC" w:rsidP="00BC0C62">
      <w:pPr>
        <w:rPr>
          <w:b/>
          <w:bCs/>
        </w:rPr>
      </w:pPr>
    </w:p>
    <w:p w14:paraId="0FBF46E8" w14:textId="5E79F1DB" w:rsidR="00BC0C62" w:rsidRPr="00BC0C62" w:rsidRDefault="00BC0C62" w:rsidP="00BC0C62">
      <w:r w:rsidRPr="00BC0C62">
        <w:rPr>
          <w:b/>
          <w:bCs/>
        </w:rPr>
        <w:t>Reviewer 3, Comment 8 (L226-231):</w:t>
      </w:r>
      <w:r w:rsidRPr="00BC0C62">
        <w:t xml:space="preserve"> This is an extremely important point; our overall bias toward positive results would deserve a deeper discussion.</w:t>
      </w:r>
    </w:p>
    <w:p w14:paraId="380FE8C1" w14:textId="58824D39" w:rsidR="00BC0C62" w:rsidRPr="00BC0C62" w:rsidRDefault="00BC0C62" w:rsidP="00BC0C62">
      <w:r w:rsidRPr="00BC0C62">
        <w:rPr>
          <w:b/>
          <w:bCs/>
        </w:rPr>
        <w:t>Response:</w:t>
      </w:r>
      <w:r w:rsidRPr="00BC0C62">
        <w:t xml:space="preserve"> </w:t>
      </w:r>
      <w:r w:rsidR="00C26A02" w:rsidRPr="00C26A02">
        <w:t xml:space="preserve">We agree that the bias toward publishing positive results (the 'file drawer' problem) is a critical issue in ecology. While the manuscript has been entirely rewritten, our new methodology addresses the consequence of this bias. By comprehensively mapping </w:t>
      </w:r>
      <w:r w:rsidR="00C26A02" w:rsidRPr="005421F7">
        <w:t>the positive evi</w:t>
      </w:r>
      <w:r w:rsidR="00C26A02" w:rsidRPr="00C26A02">
        <w:t>dence base (the 18,750 published studies), we demonstrate exactly how narrow, agriculturally skewed, and geographically biased the foundation for the "ubiquity" paradigm truly is.</w:t>
      </w:r>
    </w:p>
    <w:p w14:paraId="4DBCC90E" w14:textId="77777777" w:rsidR="00D75BDC" w:rsidRDefault="00D75BDC" w:rsidP="00BC0C62">
      <w:pPr>
        <w:rPr>
          <w:b/>
          <w:bCs/>
        </w:rPr>
      </w:pPr>
    </w:p>
    <w:p w14:paraId="55610FF9" w14:textId="50CFC4C6" w:rsidR="00BC0C62" w:rsidRPr="00BC0C62" w:rsidRDefault="00BC0C62" w:rsidP="00BC0C62">
      <w:r w:rsidRPr="00BC0C62">
        <w:rPr>
          <w:b/>
          <w:bCs/>
        </w:rPr>
        <w:t>Reviewer 3, Comment 9 (L242):</w:t>
      </w:r>
      <w:r w:rsidRPr="00BC0C62">
        <w:t xml:space="preserve"> What are “soil guilds”?</w:t>
      </w:r>
    </w:p>
    <w:p w14:paraId="07AEB7D3" w14:textId="5778BCC9" w:rsidR="00BC0C62" w:rsidRPr="00BC0C62" w:rsidRDefault="00BC0C62" w:rsidP="00BC0C62">
      <w:r w:rsidRPr="00BC0C62">
        <w:rPr>
          <w:b/>
          <w:bCs/>
        </w:rPr>
        <w:t>Response:</w:t>
      </w:r>
      <w:r w:rsidRPr="00BC0C62">
        <w:t xml:space="preserve"> </w:t>
      </w:r>
      <w:r w:rsidR="00C26A02" w:rsidRPr="00C26A02">
        <w:t>This phrasing has been removed in the revised manuscript.</w:t>
      </w:r>
    </w:p>
    <w:p w14:paraId="044BE38D" w14:textId="77777777" w:rsidR="004770D4" w:rsidRDefault="004770D4" w:rsidP="00BC0C62">
      <w:pPr>
        <w:rPr>
          <w:b/>
          <w:bCs/>
        </w:rPr>
      </w:pPr>
    </w:p>
    <w:p w14:paraId="54CED080" w14:textId="4AFA6D9C" w:rsidR="00BC0C62" w:rsidRPr="00BC0C62" w:rsidRDefault="00BC0C62" w:rsidP="00BC0C62">
      <w:r w:rsidRPr="00BC0C62">
        <w:rPr>
          <w:b/>
          <w:bCs/>
        </w:rPr>
        <w:t>Reviewer 3, Comment 10 (L245):</w:t>
      </w:r>
      <w:r w:rsidRPr="00BC0C62">
        <w:t xml:space="preserve"> This is one factor; however, plant genotype has a major influence on endophyte diversity (see, e.g., Bálint et al. 2013, PLoS One). This is an extremely important point when a </w:t>
      </w:r>
      <w:proofErr w:type="spellStart"/>
      <w:r w:rsidRPr="00BC0C62">
        <w:t>taxon</w:t>
      </w:r>
      <w:proofErr w:type="spellEnd"/>
      <w:r w:rsidRPr="00BC0C62">
        <w:t>-based discussion attempts to understand endophyte diversity.</w:t>
      </w:r>
    </w:p>
    <w:p w14:paraId="1D2196D8" w14:textId="1B8BDE07" w:rsidR="00BC0C62" w:rsidRPr="00BC0C62" w:rsidRDefault="00BC0C62" w:rsidP="00BC0C62">
      <w:r w:rsidRPr="00BC0C62">
        <w:rPr>
          <w:b/>
          <w:bCs/>
        </w:rPr>
        <w:t>Response:</w:t>
      </w:r>
      <w:r w:rsidRPr="00BC0C62">
        <w:t xml:space="preserve"> </w:t>
      </w:r>
      <w:r w:rsidR="00F643CF" w:rsidRPr="00F643CF">
        <w:t>We agree that plant genotype plays a major role in endophyte diversity. The text referencing this has been removed as part of the total rewrite, as our analysis focuses on mapping macro-biases at the species, genus, and family levels across the global literature.</w:t>
      </w:r>
    </w:p>
    <w:p w14:paraId="3D1EDA55" w14:textId="77777777" w:rsidR="004770D4" w:rsidRDefault="004770D4" w:rsidP="00BC0C62">
      <w:pPr>
        <w:rPr>
          <w:b/>
          <w:bCs/>
        </w:rPr>
      </w:pPr>
    </w:p>
    <w:p w14:paraId="2CA495DE" w14:textId="6E653E95" w:rsidR="00BC0C62" w:rsidRPr="00BC0C62" w:rsidRDefault="00BC0C62" w:rsidP="00BC0C62">
      <w:r w:rsidRPr="00BC0C62">
        <w:rPr>
          <w:b/>
          <w:bCs/>
        </w:rPr>
        <w:lastRenderedPageBreak/>
        <w:t>Reviewer 3, Comment 11 (L253):</w:t>
      </w:r>
      <w:r w:rsidRPr="00BC0C62">
        <w:t xml:space="preserve"> It is not clear why bioactivity is mentioned here, it has no ecological meaning. It may highlight the potential usefulness of metabolites from hidden fungal diversity; nevertheless, there are comprehensive papers on this topic.</w:t>
      </w:r>
    </w:p>
    <w:p w14:paraId="41161E5F" w14:textId="33A9359A" w:rsidR="00BC0C62" w:rsidRPr="00BC0C62" w:rsidRDefault="00BC0C62" w:rsidP="00BC0C62">
      <w:r w:rsidRPr="00BC0C62">
        <w:rPr>
          <w:b/>
          <w:bCs/>
        </w:rPr>
        <w:t>Response:</w:t>
      </w:r>
      <w:r w:rsidRPr="00BC0C62">
        <w:t xml:space="preserve"> </w:t>
      </w:r>
      <w:r w:rsidR="00F643CF" w:rsidRPr="00F643CF">
        <w:t>We agree. The discussion has been completely rewritten to focus on the functional continuum of endophytes (e.g., transitioning between pathogen and mutualist) and the ecological/evolutionary implications of sampling bias, rather than bioactivity.</w:t>
      </w:r>
    </w:p>
    <w:p w14:paraId="28AC9A7C" w14:textId="77777777" w:rsidR="004770D4" w:rsidRDefault="004770D4" w:rsidP="00BC0C62">
      <w:pPr>
        <w:rPr>
          <w:b/>
          <w:bCs/>
        </w:rPr>
      </w:pPr>
    </w:p>
    <w:p w14:paraId="0897E93F" w14:textId="63AAC0A0" w:rsidR="00BC0C62" w:rsidRPr="00BC0C62" w:rsidRDefault="00BC0C62" w:rsidP="00BC0C62">
      <w:r w:rsidRPr="00BC0C62">
        <w:rPr>
          <w:b/>
          <w:bCs/>
        </w:rPr>
        <w:t>Reviewer 3, Comment 12 (SuppL93-94):</w:t>
      </w:r>
      <w:r w:rsidRPr="00BC0C62">
        <w:t xml:space="preserve"> Was it tested whether introductions discussed ubiquity?</w:t>
      </w:r>
    </w:p>
    <w:p w14:paraId="46DBDB58" w14:textId="7DF397A6" w:rsidR="00BC0C62" w:rsidRPr="00BC0C62" w:rsidRDefault="00BC0C62" w:rsidP="00BC0C62">
      <w:r w:rsidRPr="00BC0C62">
        <w:rPr>
          <w:b/>
          <w:bCs/>
        </w:rPr>
        <w:t>Response:</w:t>
      </w:r>
      <w:r w:rsidRPr="00BC0C62">
        <w:t xml:space="preserve"> </w:t>
      </w:r>
      <w:r w:rsidR="00626113" w:rsidRPr="00626113">
        <w:t>Yes. Our new full-text LLM extraction pipeline compressed whitespace and extracted up to the first 8,000 characters of each document specifically to capture the title, abstract, and introductory paragraphs, where foundational background claims regarding global distribution are typically located.</w:t>
      </w:r>
    </w:p>
    <w:p w14:paraId="60C9114B" w14:textId="77777777" w:rsidR="004770D4" w:rsidRDefault="004770D4" w:rsidP="00BC0C62">
      <w:pPr>
        <w:rPr>
          <w:b/>
          <w:bCs/>
        </w:rPr>
      </w:pPr>
    </w:p>
    <w:p w14:paraId="7B7AA76A" w14:textId="00AF5128" w:rsidR="00BC0C62" w:rsidRPr="00BC0C62" w:rsidRDefault="00BC0C62" w:rsidP="00BC0C62">
      <w:r w:rsidRPr="00BC0C62">
        <w:rPr>
          <w:b/>
          <w:bCs/>
        </w:rPr>
        <w:t>Reviewer 3, Comment 13 (SuppL114-115):</w:t>
      </w:r>
      <w:r w:rsidRPr="00BC0C62">
        <w:t xml:space="preserve"> How were fungal taxa linked to mycorrhizal status, especially in the case of ericoid and orchid fungi?</w:t>
      </w:r>
    </w:p>
    <w:p w14:paraId="277B560E" w14:textId="44EEDE20" w:rsidR="00626113" w:rsidRDefault="00BC0C62" w:rsidP="00BC0C62">
      <w:r w:rsidRPr="00BC0C62">
        <w:rPr>
          <w:b/>
          <w:bCs/>
        </w:rPr>
        <w:t>Response:</w:t>
      </w:r>
      <w:r w:rsidRPr="00BC0C62">
        <w:t xml:space="preserve"> </w:t>
      </w:r>
      <w:r w:rsidR="00626113" w:rsidRPr="00626113">
        <w:t xml:space="preserve">As detailed in our response to Reviewer 2, we completely abandoned our previous approach of externally filtering fungi based on database status. Instead, our new pipeline extracts the primary ecological guild (including mycorrhizal) </w:t>
      </w:r>
      <w:r w:rsidR="00626113" w:rsidRPr="00626113">
        <w:rPr>
          <w:i/>
          <w:iCs/>
        </w:rPr>
        <w:t>as assigned by the original authors</w:t>
      </w:r>
      <w:r w:rsidR="00626113" w:rsidRPr="00626113">
        <w:t xml:space="preserve"> of the paper. This allows us to capture the functional fluidity of these </w:t>
      </w:r>
      <w:proofErr w:type="gramStart"/>
      <w:r w:rsidR="00626113" w:rsidRPr="00626113">
        <w:t>fungi  from</w:t>
      </w:r>
      <w:proofErr w:type="gramEnd"/>
      <w:r w:rsidR="00626113" w:rsidRPr="00626113">
        <w:t xml:space="preserve"> the literature.</w:t>
      </w:r>
    </w:p>
    <w:p w14:paraId="03775237" w14:textId="77777777" w:rsidR="00D75BDC" w:rsidRDefault="00D75BDC" w:rsidP="00BC0C62">
      <w:pPr>
        <w:rPr>
          <w:b/>
          <w:bCs/>
        </w:rPr>
      </w:pPr>
    </w:p>
    <w:p w14:paraId="58FB0327" w14:textId="45E87FB0" w:rsidR="00BC0C62" w:rsidRPr="00BC0C62" w:rsidRDefault="00BC0C62" w:rsidP="00BC0C62">
      <w:r w:rsidRPr="00BC0C62">
        <w:rPr>
          <w:b/>
          <w:bCs/>
        </w:rPr>
        <w:t>Reviewer 3, Comment 14 (SuppL121):</w:t>
      </w:r>
      <w:r w:rsidRPr="00BC0C62">
        <w:t xml:space="preserve"> See above regarding the problems of taxonomic assignments.</w:t>
      </w:r>
    </w:p>
    <w:p w14:paraId="30B4E70E" w14:textId="19D80B94" w:rsidR="00BC0C62" w:rsidRPr="00BC0C62" w:rsidRDefault="00BC0C62" w:rsidP="00BC0C62">
      <w:r w:rsidRPr="00BC0C62">
        <w:rPr>
          <w:b/>
          <w:bCs/>
        </w:rPr>
        <w:t>Response:</w:t>
      </w:r>
      <w:r w:rsidRPr="00BC0C62">
        <w:t xml:space="preserve"> </w:t>
      </w:r>
      <w:r w:rsidR="007A6EA6" w:rsidRPr="007A6EA6">
        <w:t>Please see our response to Comment 2 regarding our programmatic use of the GBIF backbone to resolve obsolete nomenclature.</w:t>
      </w:r>
    </w:p>
    <w:p w14:paraId="0CBBFD8A" w14:textId="77777777" w:rsidR="00D75BDC" w:rsidRDefault="00D75BDC" w:rsidP="00BC0C62">
      <w:pPr>
        <w:rPr>
          <w:b/>
          <w:bCs/>
        </w:rPr>
      </w:pPr>
    </w:p>
    <w:p w14:paraId="2710CF8A" w14:textId="1399C234" w:rsidR="00BC0C62" w:rsidRPr="00BC0C62" w:rsidRDefault="00BC0C62" w:rsidP="00BC0C62">
      <w:r w:rsidRPr="00BC0C62">
        <w:rPr>
          <w:b/>
          <w:bCs/>
        </w:rPr>
        <w:t>Reviewer 3, Comment 15 (SuppL124-126):</w:t>
      </w:r>
      <w:r w:rsidRPr="00BC0C62">
        <w:t xml:space="preserve"> How were shoots handled (stem + leaves)?</w:t>
      </w:r>
    </w:p>
    <w:p w14:paraId="4AF6B79A" w14:textId="040F586F" w:rsidR="00BC0C62" w:rsidRPr="00BC0C62" w:rsidRDefault="00BC0C62" w:rsidP="00BC0C62">
      <w:r w:rsidRPr="00BC0C62">
        <w:rPr>
          <w:b/>
          <w:bCs/>
        </w:rPr>
        <w:t>Response:</w:t>
      </w:r>
      <w:r w:rsidRPr="00BC0C62">
        <w:t xml:space="preserve"> </w:t>
      </w:r>
      <w:r w:rsidR="007A6EA6" w:rsidRPr="007A6EA6">
        <w:t>As detailed in our new Supplementary Methods (Section 3), diverse plant anatomical terms extracted by the LLM (e.g., "culm", "shoot", "xylem") were algorithmically mapped to their standardized parent tissue categories (e.g., "stem") using a deterministic normalization dictionary.</w:t>
      </w:r>
      <w:r w:rsidR="007A6EA6">
        <w:t xml:space="preserve"> In the case of both stems and leaves </w:t>
      </w:r>
      <w:r w:rsidR="00F034CB">
        <w:t xml:space="preserve">being sampled separately, interactions were also separated by the individual part. If only “shoot” were mentioned, then sampling tissue would only be </w:t>
      </w:r>
      <w:r w:rsidR="00D36C54">
        <w:t>categorized as shoot.</w:t>
      </w:r>
    </w:p>
    <w:p w14:paraId="78E47F22" w14:textId="77777777" w:rsidR="00D75BDC" w:rsidRDefault="00D75BDC" w:rsidP="00BC0C62">
      <w:pPr>
        <w:rPr>
          <w:b/>
          <w:bCs/>
        </w:rPr>
      </w:pPr>
    </w:p>
    <w:p w14:paraId="75EE59F2" w14:textId="22FA56E6" w:rsidR="00BC0C62" w:rsidRPr="00BC0C62" w:rsidRDefault="00BC0C62" w:rsidP="00BC0C62">
      <w:r w:rsidRPr="00BC0C62">
        <w:rPr>
          <w:b/>
          <w:bCs/>
        </w:rPr>
        <w:t>Reviewer 3, Comment 16 (SuppL164-165, 167-168):</w:t>
      </w:r>
      <w:r w:rsidRPr="00BC0C62">
        <w:t xml:space="preserve"> Strong representation, but this might be misleading when taxa with orders-of-magnitude differences are presented. In the case of fungi, see the comments above on taxonomic identification.</w:t>
      </w:r>
    </w:p>
    <w:p w14:paraId="53FD924C" w14:textId="31576B3E" w:rsidR="00BC0C62" w:rsidRPr="00BC0C62" w:rsidRDefault="00BC0C62" w:rsidP="00BC0C62">
      <w:r w:rsidRPr="00BC0C62">
        <w:rPr>
          <w:b/>
          <w:bCs/>
        </w:rPr>
        <w:t>Response:</w:t>
      </w:r>
      <w:r w:rsidRPr="00BC0C62">
        <w:t xml:space="preserve"> </w:t>
      </w:r>
      <w:r w:rsidR="00D36C54" w:rsidRPr="00D36C54">
        <w:t>We acknowledge this issue, and the specific text/figures referencing this have been replaced in the revised manuscript. Our new figures (e.g., Figure 4) focus on the percentage of known taxa covered to accurately reflect representation regardless of clade size</w:t>
      </w:r>
      <w:r w:rsidR="00D36C54">
        <w:t xml:space="preserve"> by showing the absolute counts and counts relative to total number of taxa in a clade.</w:t>
      </w:r>
    </w:p>
    <w:p w14:paraId="7AD1F1F9" w14:textId="77777777" w:rsidR="00D75BDC" w:rsidRDefault="00D75BDC" w:rsidP="00BC0C62">
      <w:pPr>
        <w:rPr>
          <w:b/>
          <w:bCs/>
        </w:rPr>
      </w:pPr>
    </w:p>
    <w:p w14:paraId="41E25157" w14:textId="70EE236D" w:rsidR="00BC0C62" w:rsidRPr="00BC0C62" w:rsidRDefault="00BC0C62" w:rsidP="00BC0C62">
      <w:r w:rsidRPr="00BC0C62">
        <w:rPr>
          <w:b/>
          <w:bCs/>
        </w:rPr>
        <w:t>Reviewer 3, Comment 17 (SuppL177-178):</w:t>
      </w:r>
      <w:r w:rsidRPr="00BC0C62">
        <w:t xml:space="preserve"> See the comments above regarding identification methods.</w:t>
      </w:r>
    </w:p>
    <w:p w14:paraId="22574761" w14:textId="02F038FC" w:rsidR="00BC0C62" w:rsidRPr="00BC0C62" w:rsidRDefault="00BC0C62" w:rsidP="00BC0C62">
      <w:r w:rsidRPr="00BC0C62">
        <w:rPr>
          <w:b/>
          <w:bCs/>
        </w:rPr>
        <w:t>Response:</w:t>
      </w:r>
      <w:r w:rsidRPr="00BC0C62">
        <w:t xml:space="preserve"> </w:t>
      </w:r>
      <w:r w:rsidR="000B1176" w:rsidRPr="000B1176">
        <w:t>Please see our response to Comment 3 regarding our focus on auditing the evidence base and the implementation of a human-in-the-loop review for ambiguous taxonomic entries.</w:t>
      </w:r>
    </w:p>
    <w:p w14:paraId="2FB1BDEC" w14:textId="77777777" w:rsidR="00D75BDC" w:rsidRDefault="00D75BDC" w:rsidP="00BC0C62">
      <w:pPr>
        <w:rPr>
          <w:b/>
          <w:bCs/>
        </w:rPr>
      </w:pPr>
    </w:p>
    <w:p w14:paraId="095A26BD" w14:textId="633CD484" w:rsidR="00BC0C62" w:rsidRPr="00BC0C62" w:rsidRDefault="00BC0C62" w:rsidP="00BC0C62">
      <w:r w:rsidRPr="00BC0C62">
        <w:rPr>
          <w:b/>
          <w:bCs/>
        </w:rPr>
        <w:t>Reviewer 3, Comment 18:</w:t>
      </w:r>
      <w:r w:rsidRPr="00BC0C62">
        <w:t xml:space="preserve"> Overall, the idea of applying a machine-learning pipeline to screen and filter a massive dataset of scientific literature is interesting. Presenting geographic and plant taxon biases could be valuable, as could a structured critical analysis of the methods applied and the diversity found. Applying quality control (see above) and using full-text searches on a narrowed dataset would help to avoid most of the problems listed above. I also recommend discussing the general literature on fungal endophytes in more detail, particularly regarding their diversity and distribution.</w:t>
      </w:r>
    </w:p>
    <w:p w14:paraId="156C0295" w14:textId="050E9F36" w:rsidR="00746C4C" w:rsidRPr="00BC0C62" w:rsidRDefault="00BC0C62" w:rsidP="00BC0C62">
      <w:r w:rsidRPr="00BC0C62">
        <w:rPr>
          <w:b/>
          <w:bCs/>
        </w:rPr>
        <w:t>Response:</w:t>
      </w:r>
      <w:r w:rsidRPr="00BC0C62">
        <w:t xml:space="preserve"> </w:t>
      </w:r>
      <w:r w:rsidR="000B1176" w:rsidRPr="000B1176">
        <w:t xml:space="preserve">We thank the reviewer for their rigorous and constructive feedback, which </w:t>
      </w:r>
      <w:r w:rsidR="00D91799">
        <w:t xml:space="preserve">guided the </w:t>
      </w:r>
      <w:r w:rsidR="000B1176" w:rsidRPr="000B1176">
        <w:t xml:space="preserve">revision of this manuscript. As suggested, we </w:t>
      </w:r>
      <w:r w:rsidR="00AC1D53">
        <w:t>revised</w:t>
      </w:r>
      <w:r w:rsidR="000B1176" w:rsidRPr="000B1176">
        <w:t xml:space="preserve"> the pipeline to incorporate full-text parsing, mapped ecological biomes alongside political borders, and shifted our focus from a technical bibliometric report to a critical analysis of the functional and evolutionary biases (e.g., the pathogen/mutualist continuum and the heavy skew toward agricultural crops) that currently define global endophyte literature.</w:t>
      </w:r>
    </w:p>
    <w:sectPr w:rsidR="00746C4C" w:rsidRPr="00BC0C62" w:rsidSect="00BC0C6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41542"/>
    <w:multiLevelType w:val="hybridMultilevel"/>
    <w:tmpl w:val="7604E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0793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therine A Gehring">
    <w15:presenceInfo w15:providerId="AD" w15:userId="S::Catherine.Gehring@nau.edu::f94c289c-fb91-4c6b-be26-e22b576965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662"/>
    <w:rsid w:val="000050AA"/>
    <w:rsid w:val="00077971"/>
    <w:rsid w:val="000A3EAF"/>
    <w:rsid w:val="000B1176"/>
    <w:rsid w:val="00111EDF"/>
    <w:rsid w:val="00130120"/>
    <w:rsid w:val="00142850"/>
    <w:rsid w:val="001A169A"/>
    <w:rsid w:val="001B1F41"/>
    <w:rsid w:val="001C200A"/>
    <w:rsid w:val="001E5487"/>
    <w:rsid w:val="002B2401"/>
    <w:rsid w:val="002B4D94"/>
    <w:rsid w:val="002E7A01"/>
    <w:rsid w:val="00325712"/>
    <w:rsid w:val="003821C8"/>
    <w:rsid w:val="003F700D"/>
    <w:rsid w:val="00427DFC"/>
    <w:rsid w:val="00430CC9"/>
    <w:rsid w:val="004770D4"/>
    <w:rsid w:val="00477F78"/>
    <w:rsid w:val="004B0B9E"/>
    <w:rsid w:val="004C7044"/>
    <w:rsid w:val="004D1340"/>
    <w:rsid w:val="004E71F6"/>
    <w:rsid w:val="00520120"/>
    <w:rsid w:val="005421F7"/>
    <w:rsid w:val="0058225C"/>
    <w:rsid w:val="005C3B2C"/>
    <w:rsid w:val="005C7DBD"/>
    <w:rsid w:val="00617073"/>
    <w:rsid w:val="00626113"/>
    <w:rsid w:val="006614EE"/>
    <w:rsid w:val="00680885"/>
    <w:rsid w:val="006B0205"/>
    <w:rsid w:val="006F567D"/>
    <w:rsid w:val="0074122A"/>
    <w:rsid w:val="00746C4C"/>
    <w:rsid w:val="007758F0"/>
    <w:rsid w:val="007A6EA6"/>
    <w:rsid w:val="007D16E9"/>
    <w:rsid w:val="007D62CA"/>
    <w:rsid w:val="0081454D"/>
    <w:rsid w:val="008256F7"/>
    <w:rsid w:val="00880399"/>
    <w:rsid w:val="008B064F"/>
    <w:rsid w:val="008C01EC"/>
    <w:rsid w:val="008C545D"/>
    <w:rsid w:val="0092033E"/>
    <w:rsid w:val="009359FB"/>
    <w:rsid w:val="009E526D"/>
    <w:rsid w:val="00A23561"/>
    <w:rsid w:val="00A63365"/>
    <w:rsid w:val="00A65608"/>
    <w:rsid w:val="00A67553"/>
    <w:rsid w:val="00AA3662"/>
    <w:rsid w:val="00AC1D53"/>
    <w:rsid w:val="00AC69FE"/>
    <w:rsid w:val="00AD7E9C"/>
    <w:rsid w:val="00B106E3"/>
    <w:rsid w:val="00B65ADA"/>
    <w:rsid w:val="00BC0C62"/>
    <w:rsid w:val="00BD4E33"/>
    <w:rsid w:val="00C15859"/>
    <w:rsid w:val="00C26A02"/>
    <w:rsid w:val="00C510C2"/>
    <w:rsid w:val="00C86098"/>
    <w:rsid w:val="00C96082"/>
    <w:rsid w:val="00CA432F"/>
    <w:rsid w:val="00CF22BD"/>
    <w:rsid w:val="00D36C54"/>
    <w:rsid w:val="00D75BDC"/>
    <w:rsid w:val="00D80805"/>
    <w:rsid w:val="00D91799"/>
    <w:rsid w:val="00DE5A5A"/>
    <w:rsid w:val="00DF07C3"/>
    <w:rsid w:val="00E13D06"/>
    <w:rsid w:val="00E6097F"/>
    <w:rsid w:val="00E62440"/>
    <w:rsid w:val="00E908F0"/>
    <w:rsid w:val="00ED0385"/>
    <w:rsid w:val="00EE297D"/>
    <w:rsid w:val="00EF2804"/>
    <w:rsid w:val="00F034CB"/>
    <w:rsid w:val="00F268F4"/>
    <w:rsid w:val="00F43474"/>
    <w:rsid w:val="00F517AB"/>
    <w:rsid w:val="00F61E2B"/>
    <w:rsid w:val="00F640B3"/>
    <w:rsid w:val="00F643CF"/>
    <w:rsid w:val="00F721C3"/>
    <w:rsid w:val="00F748B0"/>
    <w:rsid w:val="00F77261"/>
    <w:rsid w:val="00F852D2"/>
    <w:rsid w:val="00FB1469"/>
    <w:rsid w:val="00FD2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D69EF"/>
  <w15:chartTrackingRefBased/>
  <w15:docId w15:val="{8D7BAC71-C603-4E99-9FF9-7E68572BF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C62"/>
    <w:pPr>
      <w:spacing w:after="200" w:line="240" w:lineRule="auto"/>
    </w:pPr>
    <w:rPr>
      <w:kern w:val="0"/>
      <w14:ligatures w14:val="none"/>
    </w:rPr>
  </w:style>
  <w:style w:type="paragraph" w:styleId="Heading1">
    <w:name w:val="heading 1"/>
    <w:basedOn w:val="Normal"/>
    <w:next w:val="Normal"/>
    <w:link w:val="Heading1Char"/>
    <w:uiPriority w:val="9"/>
    <w:qFormat/>
    <w:rsid w:val="00AA3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662"/>
    <w:rPr>
      <w:rFonts w:eastAsiaTheme="majorEastAsia" w:cstheme="majorBidi"/>
      <w:color w:val="272727" w:themeColor="text1" w:themeTint="D8"/>
    </w:rPr>
  </w:style>
  <w:style w:type="paragraph" w:styleId="Title">
    <w:name w:val="Title"/>
    <w:basedOn w:val="Normal"/>
    <w:next w:val="Normal"/>
    <w:link w:val="TitleChar"/>
    <w:uiPriority w:val="10"/>
    <w:qFormat/>
    <w:rsid w:val="00AA36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662"/>
    <w:pPr>
      <w:spacing w:before="160"/>
      <w:jc w:val="center"/>
    </w:pPr>
    <w:rPr>
      <w:i/>
      <w:iCs/>
      <w:color w:val="404040" w:themeColor="text1" w:themeTint="BF"/>
    </w:rPr>
  </w:style>
  <w:style w:type="character" w:customStyle="1" w:styleId="QuoteChar">
    <w:name w:val="Quote Char"/>
    <w:basedOn w:val="DefaultParagraphFont"/>
    <w:link w:val="Quote"/>
    <w:uiPriority w:val="29"/>
    <w:rsid w:val="00AA3662"/>
    <w:rPr>
      <w:i/>
      <w:iCs/>
      <w:color w:val="404040" w:themeColor="text1" w:themeTint="BF"/>
    </w:rPr>
  </w:style>
  <w:style w:type="paragraph" w:styleId="ListParagraph">
    <w:name w:val="List Paragraph"/>
    <w:basedOn w:val="Normal"/>
    <w:uiPriority w:val="34"/>
    <w:qFormat/>
    <w:rsid w:val="00AA3662"/>
    <w:pPr>
      <w:ind w:left="720"/>
      <w:contextualSpacing/>
    </w:pPr>
  </w:style>
  <w:style w:type="character" w:styleId="IntenseEmphasis">
    <w:name w:val="Intense Emphasis"/>
    <w:basedOn w:val="DefaultParagraphFont"/>
    <w:uiPriority w:val="21"/>
    <w:qFormat/>
    <w:rsid w:val="00AA3662"/>
    <w:rPr>
      <w:i/>
      <w:iCs/>
      <w:color w:val="0F4761" w:themeColor="accent1" w:themeShade="BF"/>
    </w:rPr>
  </w:style>
  <w:style w:type="paragraph" w:styleId="IntenseQuote">
    <w:name w:val="Intense Quote"/>
    <w:basedOn w:val="Normal"/>
    <w:next w:val="Normal"/>
    <w:link w:val="IntenseQuoteChar"/>
    <w:uiPriority w:val="30"/>
    <w:qFormat/>
    <w:rsid w:val="00AA3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662"/>
    <w:rPr>
      <w:i/>
      <w:iCs/>
      <w:color w:val="0F4761" w:themeColor="accent1" w:themeShade="BF"/>
    </w:rPr>
  </w:style>
  <w:style w:type="character" w:styleId="IntenseReference">
    <w:name w:val="Intense Reference"/>
    <w:basedOn w:val="DefaultParagraphFont"/>
    <w:uiPriority w:val="32"/>
    <w:qFormat/>
    <w:rsid w:val="00AA3662"/>
    <w:rPr>
      <w:b/>
      <w:bCs/>
      <w:smallCaps/>
      <w:color w:val="0F4761" w:themeColor="accent1" w:themeShade="BF"/>
      <w:spacing w:val="5"/>
    </w:rPr>
  </w:style>
  <w:style w:type="paragraph" w:styleId="BodyText">
    <w:name w:val="Body Text"/>
    <w:basedOn w:val="Normal"/>
    <w:link w:val="BodyTextChar"/>
    <w:qFormat/>
    <w:rsid w:val="00BC0C62"/>
    <w:pPr>
      <w:spacing w:before="180" w:after="180"/>
    </w:pPr>
  </w:style>
  <w:style w:type="character" w:customStyle="1" w:styleId="BodyTextChar">
    <w:name w:val="Body Text Char"/>
    <w:basedOn w:val="DefaultParagraphFont"/>
    <w:link w:val="BodyText"/>
    <w:rsid w:val="00BC0C62"/>
    <w:rPr>
      <w:kern w:val="0"/>
      <w14:ligatures w14:val="none"/>
    </w:rPr>
  </w:style>
  <w:style w:type="paragraph" w:customStyle="1" w:styleId="FirstParagraph">
    <w:name w:val="First Paragraph"/>
    <w:basedOn w:val="BodyText"/>
    <w:next w:val="BodyText"/>
    <w:qFormat/>
    <w:rsid w:val="00BC0C62"/>
  </w:style>
  <w:style w:type="paragraph" w:styleId="NormalWeb">
    <w:name w:val="Normal (Web)"/>
    <w:basedOn w:val="Normal"/>
    <w:uiPriority w:val="99"/>
    <w:semiHidden/>
    <w:unhideWhenUsed/>
    <w:rsid w:val="00B65ADA"/>
    <w:rPr>
      <w:rFonts w:ascii="Times New Roman" w:hAnsi="Times New Roman" w:cs="Times New Roman"/>
    </w:rPr>
  </w:style>
  <w:style w:type="paragraph" w:styleId="Revision">
    <w:name w:val="Revision"/>
    <w:hidden/>
    <w:uiPriority w:val="99"/>
    <w:semiHidden/>
    <w:rsid w:val="009359FB"/>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12</Pages>
  <Words>4768</Words>
  <Characters>27182</Characters>
  <Application>Microsoft Office Word</Application>
  <DocSecurity>0</DocSecurity>
  <Lines>226</Lines>
  <Paragraphs>63</Paragraphs>
  <ScaleCrop>false</ScaleCrop>
  <Company/>
  <LinksUpToDate>false</LinksUpToDate>
  <CharactersWithSpaces>31887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Beatrice Bock</dc:creator>
  <cp:keywords/>
  <dc:description/>
  <cp:lastModifiedBy>Catherine A Gehring</cp:lastModifiedBy>
  <cp:revision>5</cp:revision>
  <dcterms:created xsi:type="dcterms:W3CDTF">2026-06-19T02:55:00Z</dcterms:created>
  <dcterms:modified xsi:type="dcterms:W3CDTF">2026-06-19T03:11:00Z</dcterms:modified>
</cp:coreProperties>
</file>