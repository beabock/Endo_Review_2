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339A5C" w14:textId="77777777" w:rsidR="00403B1A" w:rsidRDefault="00E14E1D" w:rsidP="00403B1A">
      <w:bookmarkStart w:id="0" w:name="abstract"/>
      <w:commentRangeStart w:id="1"/>
      <w:r>
        <w:t>Title</w:t>
      </w:r>
      <w:commentRangeEnd w:id="1"/>
      <w:r w:rsidR="001C16E8">
        <w:rPr>
          <w:rStyle w:val="CommentReference"/>
          <w:sz w:val="24"/>
          <w:szCs w:val="24"/>
        </w:rPr>
        <w:commentReference w:id="1"/>
      </w:r>
      <w:r w:rsidR="00403B1A">
        <w:t xml:space="preserve">: </w:t>
      </w:r>
    </w:p>
    <w:p w14:paraId="55D6FE9D" w14:textId="77777777" w:rsidR="00146A4A" w:rsidRPr="00E14E1D" w:rsidRDefault="00146A4A" w:rsidP="00146A4A">
      <w:r w:rsidRPr="006D7E03">
        <w:t xml:space="preserve">Mapping the geographic, taxonomic, and socioeconomic biases of global fungal endophyte </w:t>
      </w:r>
      <w:commentRangeStart w:id="2"/>
      <w:r w:rsidRPr="006D7E03">
        <w:t>research</w:t>
      </w:r>
      <w:commentRangeEnd w:id="2"/>
      <w:r w:rsidRPr="00E14E1D">
        <w:rPr>
          <w:rStyle w:val="CommentReference"/>
          <w:sz w:val="24"/>
          <w:szCs w:val="24"/>
        </w:rPr>
        <w:commentReference w:id="2"/>
      </w:r>
    </w:p>
    <w:p w14:paraId="178148EA" w14:textId="77777777" w:rsidR="00146A4A" w:rsidRDefault="00146A4A" w:rsidP="00403B1A"/>
    <w:p w14:paraId="08E4E01D" w14:textId="4AA42DE3" w:rsidR="00864D6D" w:rsidRDefault="00864D6D" w:rsidP="00403B1A">
      <w:r w:rsidRPr="00CA6C6A">
        <w:t>Mapping the geographic, taxonomic, and socioeconomic biases underlying the assumed ubiquity of fungal endophytes</w:t>
      </w:r>
    </w:p>
    <w:p w14:paraId="5488B176" w14:textId="5EBA3AD7" w:rsidR="00E14E1D" w:rsidRDefault="00FA100A" w:rsidP="008B59A2">
      <w:r w:rsidRPr="00FA100A">
        <w:t xml:space="preserve">Testing </w:t>
      </w:r>
      <w:r w:rsidR="00A446C1">
        <w:t>global</w:t>
      </w:r>
      <w:r w:rsidRPr="00FA100A">
        <w:t xml:space="preserve"> fungal endophyte ubiquity by mapping geographic, taxonomic, and socioeconomic biases</w:t>
      </w:r>
    </w:p>
    <w:p w14:paraId="071585A2" w14:textId="21473612" w:rsidR="001C16E8" w:rsidRDefault="001C16E8" w:rsidP="008B59A2">
      <w:r w:rsidRPr="001C16E8">
        <w:t>Quantifying the geographic</w:t>
      </w:r>
      <w:r>
        <w:t xml:space="preserve">, taxonomic, and </w:t>
      </w:r>
      <w:r w:rsidRPr="001C16E8">
        <w:t>socioeconomic biases constraining claims of universal fungal endophyte distribution</w:t>
      </w:r>
    </w:p>
    <w:p w14:paraId="11D6D85B" w14:textId="77777777" w:rsidR="00FA100A" w:rsidRDefault="00FA100A" w:rsidP="008B59A2"/>
    <w:p w14:paraId="3C0FAE34" w14:textId="6571A9B7" w:rsidR="008B59A2" w:rsidRDefault="008B59A2" w:rsidP="008B59A2">
      <w:r>
        <w:t>Submitting to: New Phytologist</w:t>
      </w:r>
    </w:p>
    <w:p w14:paraId="401033C5" w14:textId="31AC6DFF" w:rsidR="00686E88" w:rsidRPr="00686E88" w:rsidRDefault="00686E88" w:rsidP="00686E88">
      <w:r w:rsidRPr="00686E88">
        <w:t>Authors: B. M. Bock</w:t>
      </w:r>
      <w:r w:rsidRPr="00686E88">
        <w:rPr>
          <w:vertAlign w:val="superscript"/>
        </w:rPr>
        <w:t>1,2</w:t>
      </w:r>
      <w:r w:rsidRPr="00686E88">
        <w:t>, N. McKay</w:t>
      </w:r>
      <w:r w:rsidRPr="00686E88">
        <w:rPr>
          <w:vertAlign w:val="superscript"/>
        </w:rPr>
        <w:t>3</w:t>
      </w:r>
      <w:r w:rsidRPr="00686E88">
        <w:t>, N.C. Johnson</w:t>
      </w:r>
      <w:r w:rsidRPr="00686E88">
        <w:rPr>
          <w:vertAlign w:val="superscript"/>
        </w:rPr>
        <w:t>1, 3</w:t>
      </w:r>
      <w:r w:rsidRPr="00686E88">
        <w:t>, C.A. Gehring</w:t>
      </w:r>
      <w:r w:rsidRPr="00686E88">
        <w:rPr>
          <w:vertAlign w:val="superscript"/>
        </w:rPr>
        <w:t>1,2</w:t>
      </w:r>
    </w:p>
    <w:p w14:paraId="489EEA27" w14:textId="77777777" w:rsidR="00686E88" w:rsidRPr="00686E88" w:rsidRDefault="00686E88" w:rsidP="00686E88"/>
    <w:p w14:paraId="240AEB11" w14:textId="26EC1E49" w:rsidR="00686E88" w:rsidRPr="00686E88" w:rsidRDefault="00686E88" w:rsidP="00686E88">
      <w:r w:rsidRPr="00686E88">
        <w:t>1. Department of Biological Sciences, Northern Arizona University</w:t>
      </w:r>
    </w:p>
    <w:p w14:paraId="652C520D" w14:textId="772651CB" w:rsidR="00686E88" w:rsidRPr="00686E88" w:rsidRDefault="00686E88" w:rsidP="00686E88">
      <w:r w:rsidRPr="00686E88">
        <w:t>2. Center for Adaptable Western Landscapes, Northern Arizona University</w:t>
      </w:r>
    </w:p>
    <w:p w14:paraId="7054B49B" w14:textId="77777777" w:rsidR="00686E88" w:rsidRPr="00686E88" w:rsidRDefault="00686E88" w:rsidP="00686E88">
      <w:r w:rsidRPr="00686E88">
        <w:t>3. School of Earth and Sustainability, Northern Arizona University</w:t>
      </w:r>
    </w:p>
    <w:p w14:paraId="28B82A40" w14:textId="77777777" w:rsidR="008B59A2" w:rsidRDefault="008B59A2" w:rsidP="008B59A2"/>
    <w:p w14:paraId="25561D18" w14:textId="72121DD7" w:rsidR="009F4D6D" w:rsidRDefault="007112DB">
      <w:pPr>
        <w:pStyle w:val="Heading1"/>
      </w:pPr>
      <w:r>
        <w:t>Summary</w:t>
      </w:r>
    </w:p>
    <w:p w14:paraId="6A930239" w14:textId="79D32896" w:rsidR="002E00CA" w:rsidRDefault="00A24029" w:rsidP="007112DB">
      <w:pPr>
        <w:pStyle w:val="Compact"/>
      </w:pPr>
      <w:r w:rsidRPr="00A24029">
        <w:t>Fungal endophytes are microorganisms that reside within plant tissues without causing apparent disease. The foundational assumption that these fungi are ubiquitous across all plants is frequently asserted in the literature, yet this paradigm lacks the support of a rigorous, global-scale synthesis.</w:t>
      </w:r>
      <w:r>
        <w:t xml:space="preserve"> </w:t>
      </w:r>
      <w:r w:rsidR="00F53620" w:rsidRPr="00F53620">
        <w:t xml:space="preserve">Understanding the actual geographic, taxonomic, and functional distribution of </w:t>
      </w:r>
      <w:r w:rsidR="00EF1E19">
        <w:t xml:space="preserve">fungal </w:t>
      </w:r>
      <w:r w:rsidR="00F53620" w:rsidRPr="00F53620">
        <w:t xml:space="preserve">endophyte research is essential </w:t>
      </w:r>
      <w:r w:rsidR="00EF1E19">
        <w:t>in evaluating</w:t>
      </w:r>
      <w:r w:rsidR="00F53620" w:rsidRPr="00F53620">
        <w:t xml:space="preserve"> the reliability of broad ecological generalizations. To map this evidence base, </w:t>
      </w:r>
      <w:r w:rsidR="00813069">
        <w:t xml:space="preserve">we conducted </w:t>
      </w:r>
      <w:r w:rsidR="00F53620" w:rsidRPr="00F53620">
        <w:t xml:space="preserve">an automated, abstract-led audit of 18,750 publications, harmonizing host and fungal nomenclature against the Global Biodiversity Information Facility (GBIF) backbone. </w:t>
      </w:r>
      <w:r w:rsidR="002F3FFC">
        <w:t>Automated text analysis</w:t>
      </w:r>
      <w:commentRangeStart w:id="3"/>
      <w:r w:rsidR="00F53620" w:rsidRPr="00F53620">
        <w:t xml:space="preserve"> </w:t>
      </w:r>
      <w:commentRangeEnd w:id="3"/>
      <w:r w:rsidR="00EF1E19" w:rsidRPr="00F53620">
        <w:rPr>
          <w:rStyle w:val="CommentReference"/>
          <w:sz w:val="24"/>
          <w:szCs w:val="24"/>
        </w:rPr>
        <w:commentReference w:id="3"/>
      </w:r>
      <w:r w:rsidR="00F53620" w:rsidRPr="00F53620">
        <w:t xml:space="preserve">revealed that </w:t>
      </w:r>
      <w:r w:rsidR="00A61CA0" w:rsidRPr="00A61CA0">
        <w:t>assumption of universal distribution</w:t>
      </w:r>
      <w:r w:rsidR="00F53620" w:rsidRPr="00F53620">
        <w:t xml:space="preserve"> appears in 2.7% of the published literature. However,</w:t>
      </w:r>
      <w:r w:rsidR="00F53620" w:rsidRPr="00F53620">
        <w:t xml:space="preserve"> </w:t>
      </w:r>
      <w:r w:rsidR="00AA2DB7">
        <w:t>the</w:t>
      </w:r>
      <w:r w:rsidR="00F53620" w:rsidRPr="00F53620">
        <w:t xml:space="preserve"> </w:t>
      </w:r>
      <w:r w:rsidR="00F53620" w:rsidRPr="00F53620">
        <w:t xml:space="preserve">global sampling effort is systematically biased. Research is heavily concentrated in </w:t>
      </w:r>
      <w:r w:rsidR="006A68DC">
        <w:t xml:space="preserve">wealthy </w:t>
      </w:r>
      <w:r w:rsidR="00F53620" w:rsidRPr="00F53620">
        <w:t>temperate nations</w:t>
      </w:r>
      <w:commentRangeStart w:id="4"/>
      <w:r w:rsidR="00F53620" w:rsidRPr="00F53620">
        <w:t xml:space="preserve"> </w:t>
      </w:r>
      <w:commentRangeEnd w:id="4"/>
      <w:r w:rsidR="00AA2DB7" w:rsidRPr="00F53620">
        <w:rPr>
          <w:rStyle w:val="CommentReference"/>
          <w:sz w:val="24"/>
          <w:szCs w:val="24"/>
        </w:rPr>
        <w:commentReference w:id="4"/>
      </w:r>
      <w:r w:rsidR="00F53620" w:rsidRPr="00F53620">
        <w:t>and taxonomically skewed, leaving early-diverging plant lineages (e.g., Charophyta, Bryophyta) severely un</w:t>
      </w:r>
      <w:r w:rsidR="004705A0">
        <w:t>der</w:t>
      </w:r>
      <w:r w:rsidR="00F53620" w:rsidRPr="00F53620">
        <w:t xml:space="preserve">examined. </w:t>
      </w:r>
      <w:r w:rsidR="005531DC">
        <w:t>T</w:t>
      </w:r>
      <w:r w:rsidR="00146F12" w:rsidRPr="00146F12">
        <w:t xml:space="preserve">he literature is functionally biased toward applied agricultural contexts, with over one-third (35.1%) of documented interactions focused on pathogens rather than </w:t>
      </w:r>
      <w:r w:rsidR="00146F12" w:rsidRPr="00146F12">
        <w:lastRenderedPageBreak/>
        <w:t xml:space="preserve">asymptomatic associations. Consequently, the current map of endophyte ecology reflects </w:t>
      </w:r>
      <w:r w:rsidR="00931CE3">
        <w:t>socio</w:t>
      </w:r>
      <w:r w:rsidR="00146F12" w:rsidRPr="00146F12">
        <w:t xml:space="preserve">economic priorities rather than the functional breadth and </w:t>
      </w:r>
      <w:r w:rsidR="008F37BB">
        <w:t>biogeographic distribution</w:t>
      </w:r>
      <w:r w:rsidR="00146F12" w:rsidRPr="00146F12">
        <w:t xml:space="preserve"> of </w:t>
      </w:r>
      <w:r w:rsidR="00F00A86">
        <w:t xml:space="preserve">fungal </w:t>
      </w:r>
      <w:r w:rsidR="00146F12" w:rsidRPr="00146F12">
        <w:t xml:space="preserve">endophytes. </w:t>
      </w:r>
      <w:r w:rsidR="002838F2" w:rsidRPr="002838F2">
        <w:t>While current data show that every sampled plant lineage hosts endophytes, the globally aggregated evidence base remains insufficient to support unqualified claims of universal ubiquity.</w:t>
      </w:r>
      <w:r w:rsidR="00146F12">
        <w:t xml:space="preserve"> </w:t>
      </w:r>
      <w:r w:rsidR="002E00CA" w:rsidRPr="002E00CA">
        <w:t xml:space="preserve">To guide more representative plant-fungal research, </w:t>
      </w:r>
      <w:commentRangeStart w:id="5"/>
      <w:r w:rsidR="002E00CA" w:rsidRPr="002E00CA">
        <w:t>we provide a data-driven priority roadmap of under-sampled regions and taxa.</w:t>
      </w:r>
      <w:commentRangeEnd w:id="5"/>
      <w:r w:rsidR="00F00A86">
        <w:rPr>
          <w:rStyle w:val="CommentReference"/>
          <w:sz w:val="24"/>
          <w:szCs w:val="24"/>
        </w:rPr>
        <w:commentReference w:id="5"/>
      </w:r>
    </w:p>
    <w:p w14:paraId="25561D1A" w14:textId="77777777" w:rsidR="009F4D6D" w:rsidRDefault="00F10295">
      <w:pPr>
        <w:pStyle w:val="Heading1"/>
      </w:pPr>
      <w:bookmarkStart w:id="6" w:name="introduction"/>
      <w:bookmarkEnd w:id="0"/>
      <w:r>
        <w:t>Introduction</w:t>
      </w:r>
    </w:p>
    <w:p w14:paraId="53839B6D" w14:textId="039ADF67" w:rsidR="00E674CC" w:rsidRDefault="006658E2">
      <w:pPr>
        <w:pStyle w:val="FirstParagraph"/>
      </w:pPr>
      <w:r w:rsidRPr="006658E2">
        <w:t>Fungal endophytes, microorganisms that reside within plant tissues for at least a portion of their lifecycle without causing apparent disease, represent a critical component of terrestrial ecosystems</w:t>
      </w:r>
      <w:r>
        <w:t xml:space="preserve"> </w:t>
      </w:r>
      <w:r w:rsidR="008D49B8">
        <w:fldChar w:fldCharType="begin"/>
      </w:r>
      <w:r w:rsidR="00425F6B">
        <w:instrText xml:space="preserve"> ADDIN ZOTERO_ITEM CSL_CITATION {"citationID":"hYWwgJAD","properties":{"unsorted":false,"formattedCitation":"(Petrini, 1991; Wilson, 1995; Stone {\\i{}et al.}, 2000)","plainCitation":"(Petrini, 1991; Wilson, 1995; Stone et al., 2000)","noteIndex":0},"citationItems":[{"id":2318,"uris":["http://zotero.org/users/6275788/items/GGBH9GKU"],"itemData":{"id":2318,"type":"chapter","container-title":"Microbial Ecology of Leaves","DOI":"10.1007/978-1-4612-3168-4_9","ISBN":"978-1-4612-7822-1","language":"en","note":"collection-title: Brock/Springer Series in Contemporary Bioscience","page":"179-197","publisher":"Springer New York","publisher-place":"New York, NY","source":"DOI.org (Crossref)","title":"Fungal Endophytes of Tree Leaves","URL":"http://link.springer.com/10.1007/978-1-4612-3168-4_9","collection-editor":[{"family":"Brock","given":"Thomas D."}],"editor":[{"family":"Andrews","given":"John H."},{"family":"Hirano","given":"Susan S."}],"author":[{"family":"Petrini","given":"Orlando"}],"accessed":{"date-parts":[["2023",4,20]]},"issued":{"date-parts":[["1991"]]}}},{"id":2678,"uris":["http://zotero.org/users/6275788/items/FMS7PY2N"],"itemData":{"id":2678,"type":"chapter","container-title":"Microbial Endophytes","edition":"1","ISBN":"978-0-429-17933-4","language":"en","note":"good definitions of endophytes","page":"1-28","publisher":"CRC Press","source":"Zotero","title":"An Overview of Endophytic Microbes: Endophytism Defined","author":[{"family":"Stone","given":"Jeffrey K"},{"family":"Bacon","given":"Charles W"},{"family":"White","given":"F"}],"issued":{"date-parts":[["2000"]]}}},{"id":3541,"uris":["http://zotero.org/users/6275788/items/Y6RGSDPC"],"itemData":{"id":3541,"type":"article-journal","abstract":"Fungi are frequently found within insect galls. However, the origin of these fungi, whether they are acting as pathogens, saprophytes invading already dead galls, or fungal inquilines which invade the gall but kill the gall maker by indirect means, is rarely investigated. A pathogenic role for these fungi is usually inferred but never tested. I chose the following leaf-galling-insect/host-plant pairs (1) a cynipid which forms two-chambered galls on the veins of Oregon white oak, (2) a cynipid which forms single-chambered galls on California coast live oak, and (3) an aphid which forms galls on narrowleaf cottonwood leaves. All pairs were reported to have fungi associated with dead insects inside the gall. These fungi were cultured and identified. For the two cynipids, all fungi found inside the galls were also present in the leaves as fungal endophytes. The cottonwood leaves examined did not harbor fungal endophytes. For the cynipid on Oregon white oak, the fungal endophyte grows from the leaf into the gall and infects all gall tissue but does not directly kill the gall maker. The insect dies as a result of the gall tissue dying from fungal infection. Therefore, the fungus acts as an inquiline. Approximately 12.5% of these galls die as a result of invasion by the fungal endophyte.","archive_location":"WOS:A1995RN78300017","container-title":"Oecologia","DOI":"10.1007/BF00329088","ISSN":"0029-8549","issue":"2","page":"255-260","title":"Fungal Endophytes Which Invade Insect Galls - Insect Pathogens, Benign Saprophytes, or Fungal Inquilines","volume":"103","author":[{"family":"Wilson","given":"D"}],"issued":{"date-parts":[["1995"]]}}}],"schema":"https://github.com/citation-style-language/schema/raw/master/csl-citation.json"} </w:instrText>
      </w:r>
      <w:r w:rsidR="008D49B8">
        <w:fldChar w:fldCharType="separate"/>
      </w:r>
      <w:r w:rsidR="00425F6B" w:rsidRPr="00425F6B">
        <w:rPr>
          <w:rFonts w:ascii="Aptos" w:hAnsi="Aptos" w:cs="Times New Roman"/>
        </w:rPr>
        <w:t xml:space="preserve">(Petrini, 1991; Wilson, 1995; Stone </w:t>
      </w:r>
      <w:r w:rsidR="00425F6B" w:rsidRPr="00425F6B">
        <w:rPr>
          <w:rFonts w:ascii="Aptos" w:hAnsi="Aptos" w:cs="Times New Roman"/>
          <w:i/>
          <w:iCs/>
        </w:rPr>
        <w:t>et al.</w:t>
      </w:r>
      <w:r w:rsidR="00425F6B" w:rsidRPr="00425F6B">
        <w:rPr>
          <w:rFonts w:ascii="Aptos" w:hAnsi="Aptos" w:cs="Times New Roman"/>
        </w:rPr>
        <w:t>, 2000)</w:t>
      </w:r>
      <w:r w:rsidR="008D49B8">
        <w:fldChar w:fldCharType="end"/>
      </w:r>
      <w:r>
        <w:t xml:space="preserve">. </w:t>
      </w:r>
      <w:r w:rsidR="00D9120C" w:rsidRPr="00D9120C">
        <w:t xml:space="preserve">Their ecological significance is increasingly recognized, from shaping plant community dynamics to producing a vast arsenal of secondary metabolites with </w:t>
      </w:r>
      <w:r w:rsidR="00FD737D">
        <w:t>applications in</w:t>
      </w:r>
      <w:r w:rsidR="00D9120C" w:rsidRPr="00D9120C">
        <w:t xml:space="preserve"> medicine and agriculture</w:t>
      </w:r>
      <w:r w:rsidR="00D270A4">
        <w:t xml:space="preserve"> </w:t>
      </w:r>
      <w:r w:rsidR="00D270A4">
        <w:fldChar w:fldCharType="begin"/>
      </w:r>
      <w:r w:rsidR="00425F6B">
        <w:instrText xml:space="preserve"> ADDIN ZOTERO_ITEM CSL_CITATION {"citationID":"KBnuNPBT","properties":{"unsorted":false,"formattedCitation":"(Strobel, 2003; Rodriguez {\\i{}et al.}, 2009; Kusari {\\i{}et al.}, 2012)","plainCitation":"(Strobel, 2003; Rodriguez et al., 2009; Kusari et al., 2012)","noteIndex":0},"citationItems":[{"id":45205,"uris":["http://zotero.org/users/6275788/items/5UYAJBDG"],"itemData":{"id":45205,"type":"article-journal","container-title":"Chemistry &amp; Biology","DOI":"10.1016/j.chembiol.2012.06.004","ISSN":"10745521","issue":"7","journalAbbreviation":"Chemistry &amp; Biology","language":"en","page":"792-798","source":"DOI.org (Crossref)","title":"Chemical Ecology of Endophytic Fungi: Origins of Secondary Metabolites","title-short":"Chemical Ecology of Endophytic Fungi","volume":"19","author":[{"family":"Kusari","given":"Souvik"},{"family":"Hertweck","given":"Christian"},{"family":"Spiteller","given":"Michael"}],"issued":{"date-parts":[["2012",7]]}}},{"id":38514,"uris":["http://zotero.org/users/6275788/items/GLVZWQTP"],"itemData":{"id":38514,"type":"article-journal","container-title":"New Phytologist","DOI":"10.1111/j.1469-8137.2009.02773.x","ISSN":"0028-646X, 1469-8137","issue":"2","journalAbbreviation":"New Phytologist","language":"en","note":"good review of endos. claims that all plants have endos","page":"314-330","source":"DOI.org (Crossref)","title":"Fungal endophytes: diversity and functional roles","title-short":"Fungal endophytes","volume":"182","author":[{"family":"Rodriguez","given":"R. J."},{"family":"White Jr","given":"J. F."},{"family":"Arnold","given":"A. E."},{"family":"Redman","given":"R. S."}],"issued":{"date-parts":[["2009",4]]}}},{"id":102,"uris":["http://zotero.org/users/6275788/items/7YUNNA6X"],"itemData":{"id":102,"type":"article-journal","abstract":"An increase in the number of people in the world having health problems caused by various cancers, drug-resistant bacteria, parasitic protozoans, and fungi is a cause for alarm. An intensive search for newer and more effective agents to deal with these disease problems is now under way and endophytes are a novel source of potentially useful medicinal compounds.","container-title":"Microbes and Infection","DOI":"10.1016/S1286-4579(03)00073-X","ISSN":"12864579","issue":"6","journalAbbreviation":"Microbes and Infection","language":"en","page":"535-544","source":"DOI.org (Crossref)","title":"Endophytes as sources of bioactive products","volume":"5","author":[{"family":"Strobel","given":"Gary A."}],"issued":{"date-parts":[["2003",5]]}}}],"schema":"https://github.com/citation-style-language/schema/raw/master/csl-citation.json"} </w:instrText>
      </w:r>
      <w:r w:rsidR="00D270A4">
        <w:fldChar w:fldCharType="separate"/>
      </w:r>
      <w:r w:rsidR="00425F6B" w:rsidRPr="00425F6B">
        <w:rPr>
          <w:rFonts w:ascii="Aptos" w:hAnsi="Aptos" w:cs="Times New Roman"/>
        </w:rPr>
        <w:t xml:space="preserve">(Strobel, 2003; Rodriguez </w:t>
      </w:r>
      <w:r w:rsidR="00425F6B" w:rsidRPr="00425F6B">
        <w:rPr>
          <w:rFonts w:ascii="Aptos" w:hAnsi="Aptos" w:cs="Times New Roman"/>
          <w:i/>
          <w:iCs/>
        </w:rPr>
        <w:t>et al.</w:t>
      </w:r>
      <w:r w:rsidR="00425F6B" w:rsidRPr="00425F6B">
        <w:rPr>
          <w:rFonts w:ascii="Aptos" w:hAnsi="Aptos" w:cs="Times New Roman"/>
        </w:rPr>
        <w:t xml:space="preserve">, 2009; Kusari </w:t>
      </w:r>
      <w:r w:rsidR="00425F6B" w:rsidRPr="00425F6B">
        <w:rPr>
          <w:rFonts w:ascii="Aptos" w:hAnsi="Aptos" w:cs="Times New Roman"/>
          <w:i/>
          <w:iCs/>
        </w:rPr>
        <w:t>et al.</w:t>
      </w:r>
      <w:r w:rsidR="00425F6B" w:rsidRPr="00425F6B">
        <w:rPr>
          <w:rFonts w:ascii="Aptos" w:hAnsi="Aptos" w:cs="Times New Roman"/>
        </w:rPr>
        <w:t>, 2012)</w:t>
      </w:r>
      <w:r w:rsidR="00D270A4">
        <w:fldChar w:fldCharType="end"/>
      </w:r>
      <w:r>
        <w:t>. A foundational assumption often repeated in the literature is that these fungi are ubiquitous, inhabiting all plants in every biome on Earth</w:t>
      </w:r>
      <w:r w:rsidR="00431816">
        <w:t xml:space="preserve"> </w:t>
      </w:r>
      <w:r w:rsidR="00431816">
        <w:fldChar w:fldCharType="begin"/>
      </w:r>
      <w:r w:rsidR="00425F6B">
        <w:instrText xml:space="preserve"> ADDIN ZOTERO_ITEM CSL_CITATION {"citationID":"GhfTndk0","properties":{"unsorted":false,"formattedCitation":"(Stone {\\i{}et al.}, 2000; Strobel, 2003; Arnold &amp; Lutzoni, 2007; Rodriguez {\\i{}et al.}, 2009)","plainCitation":"(Stone et al., 2000; Strobel, 2003; Arnold &amp; Lutzoni, 2007; Rodriguez et al., 2009)","noteIndex":0},"citationItems":[{"id":4682,"uris":["http://zotero.org/users/6275788/items/3MFDT5LZ"],"itemData":{"id":4682,"type":"article-journal","abstract":"Fungal endophytes are found in asymptomatic photosynthetic tissues of all major lineages of land plants. The ubiquity of these cryptic symbionts is clear, but the scale of their diversity, host range, and geographic distributions are unknown. To explore the putative hyperdiversity of tropical leaf endophytes, we compared endophyte communities along a broad latitudinal gradient from the Canadian arctic to the lowland tropical forest of central Panama. Here, we use molecular sequence data from 1403 endophyte strains to show that endophytes increase in incidence, diversity, and host breadth from arctic to tropical sites. Endophyte communities from higher latitudes are characterized by relatively few species from many different classes of Ascomycota, whereas tropical endophyte assemblages are dominated by a small number of classes with a very large number of endophytic species. The most easily cultivated endophytes from tropical plants have wide host ranges, but communities are dominated by a large number of rare species whose host range is unclear. Even when only the most easily cultured species are considered, leaves of tropical trees represent hotspots of fungal species diversity, containing numerous species not yet recovered from other biomes. The challenge remains to recover and identify those elusive and rarely cultured taxa with narrower host ranges, and to elucidate the ecological roles of these little-known symbionts in tropical forests.","archive_location":"WOS:000245668500002","container-title":"Ecology","DOI":"10.1890/05-1459","ISSN":"0012-9658","issue":"3","note":"Endophyte diversity and host range vary significantly across latitudes, with tropical leaves being biodiversity hotspots ; however, understanding is limited by challenges in recovering rare species, indicating potential taxonomic and geographic sampling biases . Evidence is based on molecular sequence data from 1403 endophyte strain","page":"541-549","title":"Diversity and host range of foliar fungal endophytes: Are tropical leaves biodiversity hotspots?","volume":"88","author":[{"family":"Arnold","given":"AE"},{"family":"Lutzoni","given":"F"}],"issued":{"date-parts":[["2007",3]]}}},{"id":38514,"uris":["http://zotero.org/users/6275788/items/GLVZWQTP"],"itemData":{"id":38514,"type":"article-journal","container-title":"New Phytologist","DOI":"10.1111/j.1469-8137.2009.02773.x","ISSN":"0028-646X, 1469-8137","issue":"2","journalAbbreviation":"New Phytologist","language":"en","note":"good review of endos. claims that all plants have endos","page":"314-330","source":"DOI.org (Crossref)","title":"Fungal endophytes: diversity and functional roles","title-short":"Fungal endophytes","volume":"182","author":[{"family":"Rodriguez","given":"R. J."},{"family":"White Jr","given":"J. F."},{"family":"Arnold","given":"A. E."},{"family":"Redman","given":"R. S."}],"issued":{"date-parts":[["2009",4]]}}},{"id":2678,"uris":["http://zotero.org/users/6275788/items/FMS7PY2N"],"itemData":{"id":2678,"type":"chapter","container-title":"Microbial Endophytes","edition":"1","ISBN":"978-0-429-17933-4","language":"en","note":"good definitions of endophytes","page":"1-28","publisher":"CRC Press","source":"Zotero","title":"An Overview of Endophytic Microbes: Endophytism Defined","author":[{"family":"Stone","given":"Jeffrey K"},{"family":"Bacon","given":"Charles W"},{"family":"White","given":"F"}],"issued":{"date-parts":[["2000"]]}}},{"id":102,"uris":["http://zotero.org/users/6275788/items/7YUNNA6X"],"itemData":{"id":102,"type":"article-journal","abstract":"An increase in the number of people in the world having health problems caused by various cancers, drug-resistant bacteria, parasitic protozoans, and fungi is a cause for alarm. An intensive search for newer and more effective agents to deal with these disease problems is now under way and endophytes are a novel source of potentially useful medicinal compounds.","container-title":"Microbes and Infection","DOI":"10.1016/S1286-4579(03)00073-X","ISSN":"12864579","issue":"6","journalAbbreviation":"Microbes and Infection","language":"en","page":"535-544","source":"DOI.org (Crossref)","title":"Endophytes as sources of bioactive products","volume":"5","author":[{"family":"Strobel","given":"Gary A."}],"issued":{"date-parts":[["2003",5]]}}}],"schema":"https://github.com/citation-style-language/schema/raw/master/csl-citation.json"} </w:instrText>
      </w:r>
      <w:r w:rsidR="00431816">
        <w:fldChar w:fldCharType="separate"/>
      </w:r>
      <w:r w:rsidR="00425F6B" w:rsidRPr="00425F6B">
        <w:rPr>
          <w:rFonts w:ascii="Aptos" w:hAnsi="Aptos" w:cs="Times New Roman"/>
        </w:rPr>
        <w:t xml:space="preserve">(Stone </w:t>
      </w:r>
      <w:r w:rsidR="00425F6B" w:rsidRPr="00425F6B">
        <w:rPr>
          <w:rFonts w:ascii="Aptos" w:hAnsi="Aptos" w:cs="Times New Roman"/>
          <w:i/>
          <w:iCs/>
        </w:rPr>
        <w:t>et al.</w:t>
      </w:r>
      <w:r w:rsidR="00425F6B" w:rsidRPr="00425F6B">
        <w:rPr>
          <w:rFonts w:ascii="Aptos" w:hAnsi="Aptos" w:cs="Times New Roman"/>
        </w:rPr>
        <w:t xml:space="preserve">, 2000; Strobel, 2003; Arnold &amp; Lutzoni, 2007; Rodriguez </w:t>
      </w:r>
      <w:r w:rsidR="00425F6B" w:rsidRPr="00425F6B">
        <w:rPr>
          <w:rFonts w:ascii="Aptos" w:hAnsi="Aptos" w:cs="Times New Roman"/>
          <w:i/>
          <w:iCs/>
        </w:rPr>
        <w:t>et al.</w:t>
      </w:r>
      <w:r w:rsidR="00425F6B" w:rsidRPr="00425F6B">
        <w:rPr>
          <w:rFonts w:ascii="Aptos" w:hAnsi="Aptos" w:cs="Times New Roman"/>
        </w:rPr>
        <w:t>, 2009)</w:t>
      </w:r>
      <w:r w:rsidR="00431816">
        <w:fldChar w:fldCharType="end"/>
      </w:r>
      <w:r>
        <w:t xml:space="preserve">. </w:t>
      </w:r>
      <w:r w:rsidR="00E64EFA" w:rsidRPr="00E64EFA">
        <w:t xml:space="preserve">While this claim is appealing and </w:t>
      </w:r>
      <w:r w:rsidR="00B746AC">
        <w:t>consistent</w:t>
      </w:r>
      <w:r w:rsidR="00E64EFA" w:rsidRPr="00E64EFA">
        <w:t xml:space="preserve"> with the positive evidence gathered to date, it has been propagated without a rigorous, global-scale quantitative synthesis</w:t>
      </w:r>
      <w:r w:rsidR="006067D3">
        <w:t xml:space="preserve"> t</w:t>
      </w:r>
      <w:r w:rsidR="00E64EFA" w:rsidRPr="00E64EFA">
        <w:t>esting this assumption against the actual geographic and taxonomic distribution of published research efforts.</w:t>
      </w:r>
    </w:p>
    <w:p w14:paraId="646C32C6" w14:textId="5367D469" w:rsidR="00305DBB" w:rsidRDefault="00F10295">
      <w:pPr>
        <w:pStyle w:val="BodyText"/>
      </w:pPr>
      <w:r>
        <w:t>The conclusions of any study are fundamentally constrained by the distribution of its sampling</w:t>
      </w:r>
      <w:r w:rsidR="00F57C36">
        <w:t xml:space="preserve"> </w:t>
      </w:r>
      <w:r w:rsidR="005F7AC2">
        <w:fldChar w:fldCharType="begin"/>
      </w:r>
      <w:r w:rsidR="00425F6B">
        <w:instrText xml:space="preserve"> ADDIN ZOTERO_ITEM CSL_CITATION {"citationID":"tpKNKAGa","properties":{"unsorted":false,"formattedCitation":"(Soberon &amp; Peterson, 2005; M\\uc0\\u246{}rsdorf {\\i{}et al.}, 2015)","plainCitation":"(Soberon &amp; Peterson, 2005; Mörsdorf et al., 2015)","noteIndex":0},"citationItems":[{"id":46548,"uris":["http://zotero.org/users/6275788/items/D8F4II89"],"itemData":{"id":46548,"type":"article-journal","abstract":"In ecology, expert knowledge on habitat characteristics is often used to define sampling units such as study sites. Ecologists are especially prone to such approaches when prior sampling frames are not accessible. Here we ask to what extent can different approaches to the definition of sampling units influence the conclusions that are drawn from an ecological study? We do this by comparing a formal versus a subjective definition of sampling units within a study design which is based on well-articulated objectives and proper methodology. Both approaches are applied to tundra plant communities in mesic and snowbed habitats. For the formal approach, sampling units were first defined for each habitat in concave terrain of suitable slope using GIS. In the field, these units were only accepted as the targeted habitats if additional criteria for vegetation cover were fulfilled. For the subjective approach, sampling units were defined visually in the field, based on typical plant communities of mesic and snowbed habitats. For each approach, we collected information about plant community characteristics within a total of 11 mesic and seven snowbed units distributed between two herding districts of contrasting reindeer density. Results from the two approaches differed significantly in several plant community characteristics in both mesic and snowbed habitats. Furthermore, differences between the two approaches were not consistent because their magnitude and direction differed both between the two habitats and the two reindeer herding districts. Consequently, we could draw different conclusions on how plant diversity and relative abundance of functional groups are differentiated between the two habitats depending on the approach used. We therefore challenge ecologists to formalize the expert knowledge applied to define sampling units through a set of well-articulated rules, rather than applying it subjectively. We see this as instrumental for progress in ecology as only rules based on expert knowledge are transparent and lead to results reproducible by other ecologists.","container-title":"PeerJ","DOI":"10.7717/peerj.815","ISSN":"2167-8359","language":"en","note":"The conclusions of ecological studies are significantly influenced by the definition of sampling units , with different approaches leading to different conclusions about plant community characteristics.","page":"e815","source":"DOI.org (Crossref)","title":"Definition of sampling units begets conclusions in ecology: the case of habitats for plant communities","title-short":"Definition of sampling units begets conclusions in ecology","volume":"3","author":[{"family":"Mörsdorf","given":"Martin A."},{"family":"Ravolainen","given":"Virve T."},{"family":"Støvern","given":"Leif Einar"},{"family":"Yoccoz","given":"Nigel G."},{"family":"Jónsdóttir","given":"Ingibjörg Svala"},{"family":"Bråthen","given":"Kari Anne"}],"issued":{"date-parts":[["2015",3,5]]}}},{"id":46550,"uris":["http://zotero.org/users/6275788/items/LQTXIHM3"],"itemData":{"id":46550,"type":"article-journal","abstract":"Estimation of the dimensions of fundamental ecological niches of species to predict their geographic distributions is increasingly being attempted in systematics, ecology, conservation, public health, etc. This technique is often (of necessity) based on data comprising records of presences only. In recent years, modeling approaches have been devised to estimate these interrelated expressions of a species’ ecology, distributional biology, and evolutionary history—nevertheless, a formal basis in ecological and evolutionary theory has largely been lacking. In this paper, we outline such a formal basis to clarify the use of techniques applied to the challenge of estimating ‘ecological niches;’ we analyze example situations that can be modeled using these techniques, and clarify interpretation of results.","container-title":"Biodiversity Informatics","DOI":"10.17161/bi.v2i0.4","ISSN":"15469735","issue":"0","journalAbbreviation":"Biodiv. Inf.","language":"en","note":"The conclusions of ecological studies are constrained by the distribution of sampling, particularly when using presence-only data for niche estimation.","source":"DOI.org (Crossref)","title":"Interpretation of Models of Fundamental Ecological Niches and Species’ Distributional Areas","URL":"https://journals.ku.edu/jbi/article/view/4","volume":"2","author":[{"family":"Soberon","given":"Jorge"},{"family":"Peterson","given":"A. Townsend"}],"accessed":{"date-parts":[["2026",5,19]]},"issued":{"date-parts":[["2005",1,13]]}}}],"schema":"https://github.com/citation-style-language/schema/raw/master/csl-citation.json"} </w:instrText>
      </w:r>
      <w:r w:rsidR="005F7AC2">
        <w:fldChar w:fldCharType="separate"/>
      </w:r>
      <w:r w:rsidR="00425F6B" w:rsidRPr="00425F6B">
        <w:rPr>
          <w:rFonts w:ascii="Aptos" w:hAnsi="Aptos" w:cs="Times New Roman"/>
        </w:rPr>
        <w:t xml:space="preserve">(Soberon &amp; Peterson, 2005; Mörsdorf </w:t>
      </w:r>
      <w:r w:rsidR="00425F6B" w:rsidRPr="00425F6B">
        <w:rPr>
          <w:rFonts w:ascii="Aptos" w:hAnsi="Aptos" w:cs="Times New Roman"/>
          <w:i/>
          <w:iCs/>
        </w:rPr>
        <w:t>et al.</w:t>
      </w:r>
      <w:r w:rsidR="00425F6B" w:rsidRPr="00425F6B">
        <w:rPr>
          <w:rFonts w:ascii="Aptos" w:hAnsi="Aptos" w:cs="Times New Roman"/>
        </w:rPr>
        <w:t>, 2015)</w:t>
      </w:r>
      <w:r w:rsidR="005F7AC2">
        <w:fldChar w:fldCharType="end"/>
      </w:r>
      <w:r>
        <w:t>. If the evidence base for an entire field is geographically or taxonomically skewed, our understanding of global patterns becomes unreliable</w:t>
      </w:r>
      <w:r w:rsidR="003B0DC2">
        <w:t xml:space="preserve"> </w:t>
      </w:r>
      <w:r w:rsidR="003B0DC2">
        <w:fldChar w:fldCharType="begin"/>
      </w:r>
      <w:r w:rsidR="00AB2456">
        <w:instrText xml:space="preserve"> ADDIN ZOTERO_ITEM CSL_CITATION {"citationID":"bm03Bzaa","properties":{"unsorted":false,"formattedCitation":"(Py\\uc0\\u353{}ek {\\i{}et al.}, 2008; Hughes {\\i{}et al.}, 2020; Christie {\\i{}et al.}, 2021)","plainCitation":"(Pyšek et al., 2008; Hughes et al., 2020; Christie et al., 2021)","noteIndex":0},"citationItems":[{"id":46555,"uris":["http://zotero.org/users/6275788/items/ULK95JQK"],"itemData":{"id":46555,"type":"article-journal","abstract":"Efforts to tackle the current biodiversity crisis need to be as efficient and effective as possible given chronic underfunding. To inform decision-makers of the most effective conservation actions, it is important to identify biases and gaps in the conservation literature to prioritize future evidence generation. We used the Conservation Evidence database to assess the state of the global literature that tests conservation actions for amphibians and birds. For the studies in the database, we investigated their spatial and taxonomic extent and distribution across biomes, effectiveness metrics, and study designs. Studies were heavily concentrated in Western Europe and North America for birds and particularly for amphibians, and temperate forest and grassland biomes were highly represented relative to their percentage of land coverage. Studies that used the most reliable study designs—before-after control-impact and randomized controlled trials—were the most geographically restricted and scarce in the evidence base. There were negative spatial relationships between the numbers of studies and the numbers of threatened and data-deficient species worldwide. Taxonomic biases and gaps were apparent for amphibians and birds—some entire orders were absent from the evidence base—whereas others were poorly represented relative to the proportion of threatened species they contained. Metrics used to evaluate effectiveness of conservation actions were often inconsistent between studies, potentially making them less directly comparable and evidence synthesis more difficult. Testing conservation actions on threatened species outside Western Europe, North America, and Australasia should be prioritized. Standardizing metrics and improving the rigor of study designs used to test conservation actions would also improve the quality of the evidence base for synthesis and decision-making.","container-title":"Conservation Biology","DOI":"10.1111/cobi.13577","ISSN":"0888-8892, 1523-1739","issue":"1","journalAbbreviation":"Conservation Biology","language":"en","note":"The evidence base for conservation actions is geographically and taxonomically skewed, with a concentration in Western Europe and North America, and certain biomes and taxonomic groups being over- or under-represented, leading to unreliable global patterns.","page":"249-262","source":"DOI.org (Crossref)","title":"The challenge of biased evidence in conservation","volume":"35","author":[{"family":"Christie","given":"Alec P."},{"family":"Amano","given":"Tatsuya"},{"family":"Martin","given":"Philip A."},{"family":"Petrovan","given":"Silviu O."},{"family":"Shackelford","given":"Gorm E."},{"family":"Simmons","given":"Benno I."},{"family":"Smith","given":"Rebecca K."},{"family":"Williams","given":"David R."},{"family":"Wordley","given":"Claire F. R."},{"family":"Sutherland","given":"William J."}],"issued":{"date-parts":[["2021",2]]}}},{"id":46553,"uris":["http://zotero.org/users/6275788/items/SFTGEKTZ"],"itemData":{"id":46553,"type":"article","abstract":"Spatial patterns of biodiversity are inextricably linked to their collection methods, yet no synthesis of these patterns or their consequences exists. As such, our view of ecosystems may be incorrect, undermining countless ecological and evolutionary studies. Using 742 million records of 374,900 species, we explore the global patterns and impacts of accessibility in terrestrial and marine Systems. Pervasive sampling and observation biases exist across animals, with only 6.74% of the globe sampled, and disproportionately poor tropical sampling. High-elevations and deep-seas are comparably unknown. Over 50% of records in most groups account for under 2% of species. Citizen-science exacerbates biases, and normalizing the practice of valuing data publication is essential to bridge this gap and better represent species distributions from more distant and inaccessible areas, and provide the necessary basis for conservation and management.","DOI":"10.22541/au.159419540.02222358","language":"en","note":"Sampling biases in biodiversity data lead to unreliable global patterns due to limited geographic coverage and taxonomic representation , as shown by analysis of 742 million records","source":"DOI.org (Crossref)","title":"Sampling biases shape our view of the natural world","URL":"https://www.authorea.com/doi/full/10.22541/au.159419540.02222358","author":[{"family":"Hughes","given":"Alice"},{"family":"Orr","given":"Michael"},{"family":"Ma","given":"Keping"},{"family":"Costello","given":"Mark"},{"family":"Waller","given":"John"},{"family":"Provoost","given":"Pieter"},{"family":"Zhu","given":"Chaodong"},{"family":"Qiao","given":"Huije"}],"accessed":{"date-parts":[["2026",5,19]]},"issued":{"date-parts":[["2020",7,8]]}}},{"id":46551,"uris":["http://zotero.org/users/6275788/items/MJJTCQYY"],"itemData":{"id":46551,"type":"article-journal","container-title":"Trends in Ecology &amp; Evolution","DOI":"10.1016/j.tree.2008.02.002","ISSN":"01695347","issue":"5","journalAbbreviation":"Trends in Ecology &amp; Evolution","language":"en","note":"Geographical and taxonomic biases in invasion ecology hinder reliable understanding of global invasion patterns , as shown by analysis of 2,670 papers on 892 species , highlighting the need for more balanced research.","page":"237-244","source":"DOI.org (Crossref)","title":"Geographical and taxonomic biases in invasion ecology","volume":"23","author":[{"family":"Pyšek","given":"Petr"},{"family":"Richardson","given":"David M."},{"family":"Pergl","given":"Jan"},{"family":"Jarošík","given":"Vojtěch"},{"family":"Sixtová","given":"Zuzana"},{"family":"Weber","given":"Ewald"}],"issued":{"date-parts":[["2008",5]]}}}],"schema":"https://github.com/citation-style-language/schema/raw/master/csl-citation.json"} </w:instrText>
      </w:r>
      <w:r w:rsidR="003B0DC2">
        <w:fldChar w:fldCharType="separate"/>
      </w:r>
      <w:r w:rsidR="00425F6B" w:rsidRPr="00425F6B">
        <w:rPr>
          <w:rFonts w:ascii="Aptos" w:hAnsi="Aptos" w:cs="Times New Roman"/>
        </w:rPr>
        <w:t xml:space="preserve">(Pyšek </w:t>
      </w:r>
      <w:r w:rsidR="00425F6B" w:rsidRPr="00425F6B">
        <w:rPr>
          <w:rFonts w:ascii="Aptos" w:hAnsi="Aptos" w:cs="Times New Roman"/>
          <w:i/>
          <w:iCs/>
        </w:rPr>
        <w:t>et al.</w:t>
      </w:r>
      <w:r w:rsidR="00425F6B" w:rsidRPr="00425F6B">
        <w:rPr>
          <w:rFonts w:ascii="Aptos" w:hAnsi="Aptos" w:cs="Times New Roman"/>
        </w:rPr>
        <w:t xml:space="preserve">, 2008; Hughes </w:t>
      </w:r>
      <w:r w:rsidR="00425F6B" w:rsidRPr="00425F6B">
        <w:rPr>
          <w:rFonts w:ascii="Aptos" w:hAnsi="Aptos" w:cs="Times New Roman"/>
          <w:i/>
          <w:iCs/>
        </w:rPr>
        <w:t>et al.</w:t>
      </w:r>
      <w:r w:rsidR="00425F6B" w:rsidRPr="00425F6B">
        <w:rPr>
          <w:rFonts w:ascii="Aptos" w:hAnsi="Aptos" w:cs="Times New Roman"/>
        </w:rPr>
        <w:t xml:space="preserve">, 2020; Christie </w:t>
      </w:r>
      <w:r w:rsidR="00425F6B" w:rsidRPr="00425F6B">
        <w:rPr>
          <w:rFonts w:ascii="Aptos" w:hAnsi="Aptos" w:cs="Times New Roman"/>
          <w:i/>
          <w:iCs/>
        </w:rPr>
        <w:t>et al.</w:t>
      </w:r>
      <w:r w:rsidR="00425F6B" w:rsidRPr="00425F6B">
        <w:rPr>
          <w:rFonts w:ascii="Aptos" w:hAnsi="Aptos" w:cs="Times New Roman"/>
        </w:rPr>
        <w:t>, 2021)</w:t>
      </w:r>
      <w:r w:rsidR="003B0DC2">
        <w:fldChar w:fldCharType="end"/>
      </w:r>
      <w:r>
        <w:t xml:space="preserve">. </w:t>
      </w:r>
      <w:r w:rsidR="00305DBB" w:rsidRPr="00305DBB">
        <w:t>In the context of fungal endophytes, foundational ecological generalizations</w:t>
      </w:r>
      <w:r w:rsidR="00305DBB">
        <w:t xml:space="preserve"> </w:t>
      </w:r>
      <w:r w:rsidR="00305DBB" w:rsidRPr="00305DBB">
        <w:t>such as theories on plant-fungal co-evolution, community assembly rules, and biome-level adaptation</w:t>
      </w:r>
      <w:r w:rsidR="00305DBB">
        <w:t xml:space="preserve"> </w:t>
      </w:r>
      <w:r w:rsidR="00305DBB" w:rsidRPr="00305DBB">
        <w:t>are highly vulnerable to sampling bias</w:t>
      </w:r>
      <w:r w:rsidR="00305DBB">
        <w:t xml:space="preserve"> </w:t>
      </w:r>
      <w:r w:rsidR="00305DBB">
        <w:fldChar w:fldCharType="begin"/>
      </w:r>
      <w:r w:rsidR="00305DBB">
        <w:instrText xml:space="preserve"> ADDIN ZOTERO_ITEM CSL_CITATION {"citationID":"I5CF3Cjf","properties":{"unsorted":false,"formattedCitation":"(Arnold &amp; Lutzoni, 2007; Davis &amp; Shaw, 2008; U\\uc0\\u8217{}Ren {\\i{}et al.}, 2012)","plainCitation":"(Arnold &amp; Lutzoni, 2007; Davis &amp; Shaw, 2008; U’Ren et al., 2012)","noteIndex":0},"citationItems":[{"id":4682,"uris":["http://zotero.org/users/6275788/items/3MFDT5LZ"],"itemData":{"id":4682,"type":"article-journal","abstract":"Fungal endophytes are found in asymptomatic photosynthetic tissues of all major lineages of land plants. The ubiquity of these cryptic symbionts is clear, but the scale of their diversity, host range, and geographic distributions are unknown. To explore the putative hyperdiversity of tropical leaf endophytes, we compared endophyte communities along a broad latitudinal gradient from the Canadian arctic to the lowland tropical forest of central Panama. Here, we use molecular sequence data from 1403 endophyte strains to show that endophytes increase in incidence, diversity, and host breadth from arctic to tropical sites. Endophyte communities from higher latitudes are characterized by relatively few species from many different classes of Ascomycota, whereas tropical endophyte assemblages are dominated by a small number of classes with a very large number of endophytic species. The most easily cultivated endophytes from tropical plants have wide host ranges, but communities are dominated by a large number of rare species whose host range is unclear. Even when only the most easily cultured species are considered, leaves of tropical trees represent hotspots of fungal species diversity, containing numerous species not yet recovered from other biomes. The challenge remains to recover and identify those elusive and rarely cultured taxa with narrower host ranges, and to elucidate the ecological roles of these little-known symbionts in tropical forests.","archive_location":"WOS:000245668500002","container-title":"Ecology","DOI":"10.1890/05-1459","ISSN":"0012-9658","issue":"3","note":"Endophyte diversity and host range vary significantly across latitudes, with tropical leaves being biodiversity hotspots ; however, understanding is limited by challenges in recovering rare species, indicating potential taxonomic and geographic sampling biases . Evidence is based on molecular sequence data from 1403 endophyte strain","page":"541-549","title":"Diversity and host range of foliar fungal endophytes: Are tropical leaves biodiversity hotspots?","volume":"88","author":[{"family":"Arnold","given":"AE"},{"family":"Lutzoni","given":"F"}],"issued":{"date-parts":[["2007",3]]}}},{"id":46557,"uris":["http://zotero.org/users/6275788/items/WX7YCQLP"],"itemData":{"id":46557,"type":"article-journal","abstract":"Liverworts harbor diverse fungi, including endophytes, in their healthy tissues. To address whether patterns of endophyte diversity are correlated with host phylogeny or geography, we designed a broad geographic survey with controlled phylogenetic host sampling. We collected liverworts in North Carolina, Washington, Idaho, British Columbia, Germany, and New Zealand and identified endophytes using culture</w:instrText>
      </w:r>
      <w:r w:rsidR="00305DBB">
        <w:rPr>
          <w:rFonts w:ascii="Cambria Math" w:hAnsi="Cambria Math" w:cs="Cambria Math"/>
        </w:rPr>
        <w:instrText>‐</w:instrText>
      </w:r>
      <w:r w:rsidR="00305DBB">
        <w:instrText>based and molecular methods. Of the major lineages of filamentous ascomycetes recovered, 53</w:instrText>
      </w:r>
      <w:r w:rsidR="00305DBB">
        <w:rPr>
          <w:rFonts w:ascii="Aptos" w:hAnsi="Aptos" w:cs="Aptos"/>
        </w:rPr>
        <w:instrText>–</w:instrText>
      </w:r>
      <w:r w:rsidR="00305DBB">
        <w:instrText>88% belonged to the Xylariales. Endophyte accumulation curves did not saturate, and singleton sequences were dominant in each region, suggesting that liverwort endophyte communities are diverse. There was no significant difference in species richness between regional endophyte communities; however, total richness estimators indicated that North Carolina and New Zealand have richer communities than do Germany and the Pacific Northwest. This pattern reflects lower per</w:instrText>
      </w:r>
      <w:r w:rsidR="00305DBB">
        <w:rPr>
          <w:rFonts w:ascii="Cambria Math" w:hAnsi="Cambria Math" w:cs="Cambria Math"/>
        </w:rPr>
        <w:instrText>‐</w:instrText>
      </w:r>
      <w:r w:rsidR="00305DBB">
        <w:instrText>host endophyte density and prevalence of a common, shared sequence group in Germany and the Pacific Northwest. Although species richness was relatively low in the Pacific Northwest, the greatest phylogenetic diversity of endophytes was recovered there. Tests for regional and host specificity revealed that endophyte floras of hosts within a geographic area are more similar to one another than to those of closely related hosts. Geographic distance, not host phylogeny, best explains differences among communities.","container-title":"American Journal of Botany","DOI":"10.3732/ajb.2006463","ISSN":"0002-9122, 1537-2197","issue":"8","journalAbbreviation":"American J of Botany","language":"en","license":"http://onlinelibrary.wiley.com/termsAndConditions#vor","note":"Geographic distance, not host phylogeny, best explains differences among endophyte communities , indicating vulnerability to geographic sampling bias in ecological generalizations about endophyte diversity and host specificity.","page":"914-924","source":"DOI.org (Crossref)","title":"Biogeographic and phylogenetic patterns in diversity of liverwort</w:instrText>
      </w:r>
      <w:r w:rsidR="00305DBB">
        <w:rPr>
          <w:rFonts w:ascii="Cambria Math" w:hAnsi="Cambria Math" w:cs="Cambria Math"/>
        </w:rPr>
        <w:instrText>‐</w:instrText>
      </w:r>
      <w:r w:rsidR="00305DBB">
        <w:instrText xml:space="preserve">associated endophytes","volume":"95","author":[{"family":"Davis","given":"E. Christine"},{"family":"Shaw","given":"A. Jonathan"}],"issued":{"date-parts":[["2008",8]]}}},{"id":212,"uris":["http://zotero.org/users/6275788/items/I2JJR8S4"],"itemData":{"id":212,"type":"article-journal","container-title":"American Journal of Botany","DOI":"10.3732/ajb.1100459","ISSN":"0002-9122, 1537-2197","issue":"5","journalAbbreviation":"American Journal of Botany","language":"en","note":"Endophytic and endolichenic fungal diversity and host specificity are influenced by climate factors more than geographic distance , with differences in taxonomic levels indicating potential for taxonomic and geographic sampling bias ; study based on molecular data from 4154 samples across five North American sites","page":"898-914","source":"DOI.org (Crossref)","title":"Host and geographic structure of endophytic and endolichenic fungi at a continental scale","volume":"99","author":[{"family":"U'Ren","given":"Jana M."},{"family":"Lutzoni","given":"François"},{"family":"Miadlikowska","given":"Jolanta"},{"family":"Laetsch","given":"Alexander D."},{"family":"Arnold","given":"A. Elizabeth"}],"issued":{"date-parts":[["2012",5]]}}}],"schema":"https://github.com/citation-style-language/schema/raw/master/csl-citation.json"} </w:instrText>
      </w:r>
      <w:r w:rsidR="00305DBB">
        <w:fldChar w:fldCharType="separate"/>
      </w:r>
      <w:r w:rsidR="00305DBB" w:rsidRPr="00425F6B">
        <w:rPr>
          <w:rFonts w:ascii="Aptos" w:hAnsi="Aptos" w:cs="Times New Roman"/>
        </w:rPr>
        <w:t xml:space="preserve">(Arnold &amp; Lutzoni, 2007; Davis &amp; Shaw, 2008; U’Ren </w:t>
      </w:r>
      <w:r w:rsidR="00305DBB" w:rsidRPr="00425F6B">
        <w:rPr>
          <w:rFonts w:ascii="Aptos" w:hAnsi="Aptos" w:cs="Times New Roman"/>
          <w:i/>
          <w:iCs/>
        </w:rPr>
        <w:t>et al.</w:t>
      </w:r>
      <w:r w:rsidR="00305DBB" w:rsidRPr="00425F6B">
        <w:rPr>
          <w:rFonts w:ascii="Aptos" w:hAnsi="Aptos" w:cs="Times New Roman"/>
        </w:rPr>
        <w:t>, 2012)</w:t>
      </w:r>
      <w:r w:rsidR="00305DBB">
        <w:fldChar w:fldCharType="end"/>
      </w:r>
      <w:r w:rsidR="00305DBB" w:rsidRPr="00305DBB">
        <w:t xml:space="preserve">. </w:t>
      </w:r>
      <w:r w:rsidR="0074053C">
        <w:t>E</w:t>
      </w:r>
      <w:r w:rsidR="0074053C" w:rsidRPr="0074053C">
        <w:t xml:space="preserve">valuating this evidence base is </w:t>
      </w:r>
      <w:r w:rsidR="0074053C">
        <w:t xml:space="preserve">also </w:t>
      </w:r>
      <w:r w:rsidR="0074053C" w:rsidRPr="0074053C">
        <w:t>complicated by fluid definitions of endophytism. The primary literature frequently reveals functional overlap between endophytic, pathogenic, and m</w:t>
      </w:r>
      <w:r w:rsidR="0074053C">
        <w:t>utualistic</w:t>
      </w:r>
      <w:r w:rsidR="0074053C" w:rsidRPr="0074053C">
        <w:t xml:space="preserve"> lifestyles, </w:t>
      </w:r>
      <w:commentRangeStart w:id="7"/>
      <w:r w:rsidR="0074053C" w:rsidRPr="0074053C">
        <w:t>particularly when sampling is restricted to agricultural contexts rather than wild ecosystems.</w:t>
      </w:r>
      <w:commentRangeEnd w:id="7"/>
      <w:r w:rsidR="0074053C">
        <w:rPr>
          <w:rStyle w:val="CommentReference"/>
          <w:sz w:val="24"/>
          <w:szCs w:val="24"/>
        </w:rPr>
        <w:commentReference w:id="7"/>
      </w:r>
    </w:p>
    <w:p w14:paraId="25561D1C" w14:textId="66ACA2A4" w:rsidR="009F4D6D" w:rsidRDefault="00F10295">
      <w:pPr>
        <w:pStyle w:val="BodyText"/>
      </w:pPr>
      <w:r>
        <w:t xml:space="preserve">Prior syntheses have provided valuable snapshots of endophyte distribution </w:t>
      </w:r>
      <w:r w:rsidR="00DE0585">
        <w:fldChar w:fldCharType="begin"/>
      </w:r>
      <w:r w:rsidR="00425F6B">
        <w:instrText xml:space="preserve"> ADDIN ZOTERO_ITEM CSL_CITATION {"citationID":"ll3K6C3h","properties":{"unsorted":false,"formattedCitation":"(Stone {\\i{}et al.}, 2000; Schulz &amp; Boyle, 2005; Arnold &amp; Lutzoni, 2007; U\\uc0\\u8217{}Ren {\\i{}et al.}, 2012; Harrison &amp; Griffin, 2020; Cosner {\\i{}et al.}, 2025)","plainCitation":"(Stone et al., 2000; Schulz &amp; Boyle, 2005; Arnold &amp; Lutzoni, 2007; U’Ren et al., 2012; Harrison &amp; Griffin, 2020; Cosner et al., 2025)","noteIndex":0},"citationItems":[{"id":4682,"uris":["http://zotero.org/users/6275788/items/3MFDT5LZ"],"itemData":{"id":4682,"type":"article-journal","abstract":"Fungal endophytes are found in asymptomatic photosynthetic tissues of all major lineages of land plants. The ubiquity of these cryptic symbionts is clear, but the scale of their diversity, host range, and geographic distributions are unknown. To explore the putative hyperdiversity of tropical leaf endophytes, we compared endophyte communities along a broad latitudinal gradient from the Canadian arctic to the lowland tropical forest of central Panama. Here, we use molecular sequence data from 1403 endophyte strains to show that endophytes increase in incidence, diversity, and host breadth from arctic to tropical sites. Endophyte communities from higher latitudes are characterized by relatively few species from many different classes of Ascomycota, whereas tropical endophyte assemblages are dominated by a small number of classes with a very large number of endophytic species. The most easily cultivated endophytes from tropical plants have wide host ranges, but communities are dominated by a large number of rare species whose host range is unclear. Even when only the most easily cultured species are considered, leaves of tropical trees represent hotspots of fungal species diversity, containing numerous species not yet recovered from other biomes. The challenge remains to recover and identify those elusive and rarely cultured taxa with narrower host ranges, and to elucidate the ecological roles of these little-known symbionts in tropical forests.","archive_location":"WOS:000245668500002","container-title":"Ecology","DOI":"10.1890/05-1459","ISSN":"0012-9658","issue":"3","note":"Endophyte diversity and host range vary significantly across latitudes, with tropical leaves being biodiversity hotspots ; however, understanding is limited by challenges in recovering rare species, indicating potential taxonomic and geographic sampling biases . Evidence is based on molecular sequence data from 1403 endophyte strain","page":"541-549","title":"Diversity and host range of foliar fungal endophytes: Are tropical leaves biodiversity hotspots?","volume":"88","author":[{"family":"Arnold","given":"AE"},{"family":"Lutzoni","given":"F"}],"issued":{"date-parts":[["2007",3]]}}},{"id":45197,"uris":["http://zotero.org/users/6275788/items/YBQYRHRS"],"itemData":{"id":45197,"type":"article-journal","container-title":"Current Biology","DOI":"10.1016/j.cub.2025.08.058","ISSN":"09609822","issue":"19","journalAbbreviation":"Current Biology","language":"en","note":"has some interesting thoughts about trophic flexibility (is it evolutionarily stable)","page":"R904-R910","source":"DOI.org (Crossref)","title":"Fungal endophytes","volume":"35","author":[{"family":"Cosner","given":"Julian"},{"family":"Pandharikar","given":"Gaurav"},{"family":"Tremble","given":"Keaton"},{"family":"Nash","given":"Jake"},{"family":"Rush","given":"Tomás A."},{"family":"Vilgalys","given":"Rytas"},{"family":"Veneault-Fourrey","given":"Claire"}],"issued":{"date-parts":[["2025",10]]}}},{"id":46559,"uris":["http://zotero.org/users/6275788/items/6DBN9HMH"],"itemData":{"id":46559,"type":"article-journal","abstract":"The interiors of plants are colonized by diverse microorganisms that are referred to as endophytes. Endophytes have received much attention over the past few decades, yet many questions remain unanswered regarding patterns in their biodiversity at local to global scales. To characterize research effort to date, we synthesized results from ~600 published studies. Our survey revealed a global research interest and highlighted several gaps in knowledge. For instance, of the 17 biomes encompassed by our survey, 7 were understudied and together composed only 7% of the studies that we considered. We found that fungal endophyte diversity has been characterized in at least one host from 30% of embryophyte families, while bacterial endophytes have been surveyed in hosts from only 10.5% of families. We complimented our survey with a vote counting procedure to determine endophyte richness patterns among plant tissue types. We found that variation in endophyte assemblages in above-ground tissues varied with host growth habit. Stems were the richest tissue in woody plants, whereas roots were the richest tissue in graminoids. For forbs, we found no consistent differences in relative tissue richness among studies. We propose future directions to ﬁll the gaps in knowledge we uncovered and inspire further research.","container-title":"Environmental Microbiology","DOI":"10.1111/1462-2920.14968","ISSN":"1462-2912, 1462-2920","issue":"6","journalAbbreviation":"Environmental Microbiology","language":"en","note":"Endophyte biodiversity research has significant gaps across biomes and plant families, with only 30% of embryophyte families surveyed for fungal endophytes and 10.5% for bacterial endophytes, based on a synthesis of ~600 studies.","page":"2107-2123","source":"DOI.org (Crossref)","title":"The diversity and distribution of endophytes across biomes, plant phylogeny and host tissues: how far have we come and where do we go from here?","title-short":"The diversity and distribution of endophytes across biomes, plant phylogeny and host tissues","volume":"22","author":[{"family":"Harrison","given":"Joshua G."},{"family":"Griffin","given":"Eric A."}],"issued":{"date-parts":[["2020",6]]}}},{"id":2589,"uris":["http://zotero.org/users/6275788/items/VHUJWCPQ"],"itemData":{"id":2589,"type":"article-journal","container-title":"Mycological Research","DOI":"10.1017/S095375620500273X","ISSN":"09537562","issue":"6","journalAbbreviation":"Mycological Research","language":"en","note":"hypothesize that fungal endophytes always have some degree of virulence. Balance of antagonism, no neutral interactions.","page":"661-686","source":"DOI.org (Crossref)","title":"The endophytic continuum","volume":"109","author":[{"family":"Schulz","given":"Barbara"},{"family":"Boyle","given":"Christine"}],"issued":{"date-parts":[["2005",6]]}}},{"id":2678,"uris":["http://zotero.org/users/6275788/items/FMS7PY2N"],"itemData":{"id":2678,"type":"chapter","container-title":"Microbial Endophytes","edition":"1","ISBN":"978-0-429-17933-4","language":"en","note":"good definitions of endophytes","page":"1-28","publisher":"CRC Press","source":"Zotero","title":"An Overview of Endophytic Microbes: Endophytism Defined","author":[{"family":"Stone","given":"Jeffrey K"},{"family":"Bacon","given":"Charles W"},{"family":"White","given":"F"}],"issued":{"date-parts":[["2000"]]}}},{"id":212,"uris":["http://zotero.org/users/6275788/items/I2JJR8S4"],"itemData":{"id":212,"type":"article-journal","container-title":"American Journal of Botany","DOI":"10.3732/ajb.1100459","ISSN":"0002-9122, 1537-2197","issue":"5","journalAbbreviation":"American Journal of Botany","language":"en","note":"Endophytic and endolichenic fungal diversity and host specificity are influenced by climate factors more than geographic distance , with differences in taxonomic levels indicating potential for taxonomic and geographic sampling bias ; study based on molecular data from 4154 samples across five North American sites","page":"898-914","source":"DOI.org (Crossref)","title":"Host and geographic structure of endophytic and endolichenic fungi at a continental scale","volume":"99","author":[{"family":"U'Ren","given":"Jana M."},{"family":"Lutzoni","given":"François"},{"family":"Miadlikowska","given":"Jolanta"},{"family":"Laetsch","given":"Alexander D."},{"family":"Arnold","given":"A. Elizabeth"}],"issued":{"date-parts":[["2012",5]]}}}],"schema":"https://github.com/citation-style-language/schema/raw/master/csl-citation.json"} </w:instrText>
      </w:r>
      <w:r w:rsidR="00DE0585">
        <w:fldChar w:fldCharType="separate"/>
      </w:r>
      <w:r w:rsidR="00425F6B" w:rsidRPr="00425F6B">
        <w:rPr>
          <w:rFonts w:ascii="Aptos" w:hAnsi="Aptos" w:cs="Times New Roman"/>
        </w:rPr>
        <w:t xml:space="preserve">(Stone </w:t>
      </w:r>
      <w:r w:rsidR="00425F6B" w:rsidRPr="00425F6B">
        <w:rPr>
          <w:rFonts w:ascii="Aptos" w:hAnsi="Aptos" w:cs="Times New Roman"/>
          <w:i/>
          <w:iCs/>
        </w:rPr>
        <w:t>et al.</w:t>
      </w:r>
      <w:r w:rsidR="00425F6B" w:rsidRPr="00425F6B">
        <w:rPr>
          <w:rFonts w:ascii="Aptos" w:hAnsi="Aptos" w:cs="Times New Roman"/>
        </w:rPr>
        <w:t xml:space="preserve">, 2000; Schulz &amp; Boyle, 2005; Arnold &amp; Lutzoni, 2007; U’Ren </w:t>
      </w:r>
      <w:r w:rsidR="00425F6B" w:rsidRPr="00425F6B">
        <w:rPr>
          <w:rFonts w:ascii="Aptos" w:hAnsi="Aptos" w:cs="Times New Roman"/>
          <w:i/>
          <w:iCs/>
        </w:rPr>
        <w:t>et al.</w:t>
      </w:r>
      <w:r w:rsidR="00425F6B" w:rsidRPr="00425F6B">
        <w:rPr>
          <w:rFonts w:ascii="Aptos" w:hAnsi="Aptos" w:cs="Times New Roman"/>
        </w:rPr>
        <w:t xml:space="preserve">, 2012; Harrison &amp; Griffin, 2020; Cosner </w:t>
      </w:r>
      <w:r w:rsidR="00425F6B" w:rsidRPr="00425F6B">
        <w:rPr>
          <w:rFonts w:ascii="Aptos" w:hAnsi="Aptos" w:cs="Times New Roman"/>
          <w:i/>
          <w:iCs/>
        </w:rPr>
        <w:t>et al.</w:t>
      </w:r>
      <w:r w:rsidR="00425F6B" w:rsidRPr="00425F6B">
        <w:rPr>
          <w:rFonts w:ascii="Aptos" w:hAnsi="Aptos" w:cs="Times New Roman"/>
        </w:rPr>
        <w:t>, 2025)</w:t>
      </w:r>
      <w:r w:rsidR="00DE0585">
        <w:fldChar w:fldCharType="end"/>
      </w:r>
      <w:r>
        <w:t>,</w:t>
      </w:r>
      <w:r w:rsidR="00E31B84">
        <w:t xml:space="preserve"> </w:t>
      </w:r>
      <w:r w:rsidR="00FA1A43" w:rsidRPr="00FA1A43">
        <w:t>the field currently lacks a comprehensive global synthesis integrating geographic, taxonomic, and socioeconomic factors</w:t>
      </w:r>
      <w:r>
        <w:t xml:space="preserve">. </w:t>
      </w:r>
      <w:commentRangeStart w:id="8"/>
      <w:r w:rsidR="00786518">
        <w:t>O</w:t>
      </w:r>
      <w:commentRangeStart w:id="9"/>
      <w:r>
        <w:t xml:space="preserve">ver 80% of the primary literature on </w:t>
      </w:r>
      <w:r w:rsidR="0027524D">
        <w:t xml:space="preserve">fungal </w:t>
      </w:r>
      <w:r>
        <w:t xml:space="preserve">endophytes remains behind paywalls, making large-scale synthesis </w:t>
      </w:r>
      <w:r w:rsidR="002B2905">
        <w:t xml:space="preserve">largely </w:t>
      </w:r>
      <w:r>
        <w:t>dependent on abstract-level data mining</w:t>
      </w:r>
      <w:commentRangeEnd w:id="9"/>
      <w:r w:rsidR="00FF4C29">
        <w:rPr>
          <w:rStyle w:val="CommentReference"/>
          <w:sz w:val="24"/>
          <w:szCs w:val="24"/>
        </w:rPr>
        <w:commentReference w:id="9"/>
      </w:r>
      <w:r w:rsidR="001B5728">
        <w:t xml:space="preserve"> </w:t>
      </w:r>
      <w:r w:rsidR="001B5728">
        <w:fldChar w:fldCharType="begin"/>
      </w:r>
      <w:r w:rsidR="00AB2456">
        <w:instrText xml:space="preserve"> ADDIN ZOTERO_ITEM CSL_CITATION {"citationID":"ZgmYHbLy","properties":{"unsorted":false,"formattedCitation":"(Orlando {\\i{}et al.}, 2018)","plainCitation":"(Orlando et al., 2018)","noteIndex":0},"citationItems":[{"id":46561,"uris":["http://zotero.org/users/6275788/items/P2LULE2Y"],"itemData":{"id":46561,"type":"article-journal","abstract":"Reading scientific articles is fundamental for researchers, not only to keep pace with advances in their field, but also to know those giants on whose shoulders they are standing. In this sense, Courchamp and Bradshaw (2018) recently proposed a list of 100 seminal papers deemed to be of major importance in ecology, thus providing a general ‘must-read’ list for any new ecologist. The authors metaphorically speak of ecology as an ever-growing brick wall of published evidence. In order to quantify the degree of interference of the paywall over the wall of science, we took the opportunity given by the 100 seminal papers list and registered how many articles have been made universally and freely available by the publisher. Of the 100 scientific papers proposed as foundations of the wall of ecological knowledge, 66 are behind the paywall, with a total cost of US$1,560. This paywall exacerbates the existing asymmetries in ecological research between researchers from developed countries and the Global South. Diversity in research, as in ecological systems, is a source of robustness. Publishing high-quality articles in regional open peer-reviewed scientific journals is a suitable way to valorize Global South ecology, helping minimize the existing asymmetries.","container-title":"Neotropical Biology and Conservation","DOI":"10.4013/nbc.2018.134.07","ISSN":"2236-3777","issue":"4","language":"en","note":"A significant portion of seminal ecological papers are behind paywalls, creating access barriers and exacerbating research asymmetries, particularly affecting researchers from the Global South.","page":"334-336","source":"DOI.org (Crossref)","title":"100 articles every ecologist can actually read?","volume":"13","author":[{"family":"Orlando","given":"Luis"},{"family":"Rivera-Rebella","given":"Carla"},{"family":"Pinelli","given":"Verónica"},{"family":"Pereira-Garbero","given":"Ramiro"},{"family":"Hernandez","given":"Daniel"},{"family":"Ortiz","given":"Esteban"},{"family":"Ziegler","given":"Lucía"}],"issued":{"date-parts":[["2018",12,30]]}}}],"schema":"https://github.com/citation-style-language/schema/raw/master/csl-citation.json"} </w:instrText>
      </w:r>
      <w:r w:rsidR="001B5728">
        <w:fldChar w:fldCharType="separate"/>
      </w:r>
      <w:r w:rsidR="00425F6B" w:rsidRPr="00425F6B">
        <w:rPr>
          <w:rFonts w:ascii="Aptos" w:hAnsi="Aptos" w:cs="Times New Roman"/>
        </w:rPr>
        <w:t xml:space="preserve">(Orlando </w:t>
      </w:r>
      <w:r w:rsidR="00425F6B" w:rsidRPr="00425F6B">
        <w:rPr>
          <w:rFonts w:ascii="Aptos" w:hAnsi="Aptos" w:cs="Times New Roman"/>
          <w:i/>
          <w:iCs/>
        </w:rPr>
        <w:t>et al.</w:t>
      </w:r>
      <w:r w:rsidR="00425F6B" w:rsidRPr="00425F6B">
        <w:rPr>
          <w:rFonts w:ascii="Aptos" w:hAnsi="Aptos" w:cs="Times New Roman"/>
        </w:rPr>
        <w:t>, 2018)</w:t>
      </w:r>
      <w:r w:rsidR="001B5728">
        <w:fldChar w:fldCharType="end"/>
      </w:r>
      <w:r>
        <w:t>.</w:t>
      </w:r>
      <w:commentRangeStart w:id="10"/>
      <w:r>
        <w:t xml:space="preserve"> </w:t>
      </w:r>
      <w:r w:rsidR="00AA633E" w:rsidRPr="00AA633E">
        <w:t>Because the abstract record is a biased sample of the literature, a well-studied region or host group is more likely to appear repeatedly there</w:t>
      </w:r>
      <w:r w:rsidR="00562205">
        <w:t>.</w:t>
      </w:r>
      <w:r w:rsidR="00AA633E" w:rsidRPr="00AA633E">
        <w:t xml:space="preserve"> </w:t>
      </w:r>
      <w:r w:rsidR="00562205">
        <w:t>B</w:t>
      </w:r>
      <w:r w:rsidR="00AA633E" w:rsidRPr="00AA633E">
        <w:t>y the same logic, absence from abstracts is suggestive of limited attention, but not proof of ecological absence</w:t>
      </w:r>
      <w:r w:rsidR="00AA633E">
        <w:t>.</w:t>
      </w:r>
      <w:commentRangeEnd w:id="10"/>
      <w:r w:rsidR="00251487">
        <w:rPr>
          <w:rStyle w:val="CommentReference"/>
          <w:sz w:val="24"/>
          <w:szCs w:val="24"/>
        </w:rPr>
        <w:commentReference w:id="10"/>
      </w:r>
      <w:commentRangeEnd w:id="8"/>
      <w:r w:rsidR="00434045">
        <w:rPr>
          <w:rStyle w:val="CommentReference"/>
          <w:sz w:val="24"/>
          <w:szCs w:val="24"/>
        </w:rPr>
        <w:commentReference w:id="8"/>
      </w:r>
    </w:p>
    <w:p w14:paraId="25561D1D" w14:textId="149F7DD2" w:rsidR="009F4D6D" w:rsidRDefault="00477944">
      <w:pPr>
        <w:pStyle w:val="BodyText"/>
      </w:pPr>
      <w:r>
        <w:lastRenderedPageBreak/>
        <w:t>W</w:t>
      </w:r>
      <w:commentRangeStart w:id="11"/>
      <w:commentRangeStart w:id="12"/>
      <w:r w:rsidR="00F87DBD">
        <w:t xml:space="preserve">e aim to reframe the conversation from asking </w:t>
      </w:r>
      <w:r w:rsidR="00F87DBD">
        <w:rPr>
          <w:i/>
          <w:iCs/>
        </w:rPr>
        <w:t>if</w:t>
      </w:r>
      <w:r w:rsidR="00F87DBD">
        <w:t xml:space="preserve"> fungal endophytes are ubiquitous to asking </w:t>
      </w:r>
      <w:r w:rsidR="00F87DBD">
        <w:rPr>
          <w:i/>
          <w:iCs/>
        </w:rPr>
        <w:t>where</w:t>
      </w:r>
      <w:r w:rsidR="00F87DBD">
        <w:t xml:space="preserve"> we have sufficient evidence to test ecological and evolutionary hypotheses, thereby providing a data-driven foundation for the next generation of global endophyte research</w:t>
      </w:r>
      <w:commentRangeEnd w:id="11"/>
      <w:r w:rsidR="00C024F3">
        <w:rPr>
          <w:rStyle w:val="CommentReference"/>
          <w:sz w:val="24"/>
          <w:szCs w:val="24"/>
        </w:rPr>
        <w:commentReference w:id="11"/>
      </w:r>
      <w:commentRangeEnd w:id="12"/>
      <w:r w:rsidR="00336F3F">
        <w:rPr>
          <w:rStyle w:val="CommentReference"/>
          <w:sz w:val="24"/>
          <w:szCs w:val="24"/>
        </w:rPr>
        <w:commentReference w:id="12"/>
      </w:r>
      <w:r>
        <w:t xml:space="preserve">. </w:t>
      </w:r>
      <w:r w:rsidR="00FE11B9">
        <w:t>To begin this reframe, t</w:t>
      </w:r>
      <w:r w:rsidR="00F10295">
        <w:t>his study provides the first integrated, global-scale audit of the fungal endophyte literature, directly evaluating the evidence for the ubiquity claim. We systematically quantify the distribution of research effort to map where ecological inferences are robust and where they are</w:t>
      </w:r>
      <w:r w:rsidR="00B412B3">
        <w:t xml:space="preserve"> </w:t>
      </w:r>
      <w:r w:rsidR="00B412B3">
        <w:t>more</w:t>
      </w:r>
      <w:r w:rsidR="00F10295">
        <w:t xml:space="preserve"> </w:t>
      </w:r>
      <w:r w:rsidR="00F10295">
        <w:t>speculative. Our objectives are to: (1) map the geographic concentration of endophyte studies; (2) assess the distribution of sampling effort across biomes and host plant lineages; (3) determine the relationship between research intensity and national economic capacity (GDP); and (4) produce an actionable roadmap of understudied regions and taxa to guide future research.</w:t>
      </w:r>
    </w:p>
    <w:p w14:paraId="183F0F1C" w14:textId="77777777" w:rsidR="004E16A9" w:rsidRDefault="00F10295">
      <w:pPr>
        <w:pStyle w:val="BodyText"/>
      </w:pPr>
      <w:r>
        <w:t xml:space="preserve">Based on these objectives, we predict that: </w:t>
      </w:r>
    </w:p>
    <w:p w14:paraId="6E2BAE1B" w14:textId="2402C0D7" w:rsidR="004E16A9" w:rsidRDefault="00F10295" w:rsidP="004E16A9">
      <w:pPr>
        <w:pStyle w:val="BodyText"/>
        <w:numPr>
          <w:ilvl w:val="0"/>
          <w:numId w:val="3"/>
        </w:numPr>
      </w:pPr>
      <w:commentRangeStart w:id="13"/>
      <w:r>
        <w:t xml:space="preserve"> (Predictio</w:t>
      </w:r>
      <w:commentRangeStart w:id="14"/>
      <w:r>
        <w:t xml:space="preserve">n </w:t>
      </w:r>
      <w:r w:rsidR="005E4541">
        <w:t>1</w:t>
      </w:r>
      <w:commentRangeStart w:id="15"/>
      <w:commentRangeStart w:id="16"/>
      <w:commentRangeStart w:id="17"/>
      <w:r>
        <w:t>)</w:t>
      </w:r>
      <w:commentRangeEnd w:id="15"/>
      <w:r w:rsidR="00C024F3">
        <w:rPr>
          <w:rStyle w:val="CommentReference"/>
          <w:sz w:val="24"/>
          <w:szCs w:val="24"/>
        </w:rPr>
        <w:commentReference w:id="15"/>
      </w:r>
      <w:commentRangeEnd w:id="16"/>
      <w:r w:rsidR="00AA2DB7">
        <w:rPr>
          <w:rStyle w:val="CommentReference"/>
          <w:sz w:val="24"/>
          <w:szCs w:val="24"/>
        </w:rPr>
        <w:commentReference w:id="16"/>
      </w:r>
      <w:commentRangeEnd w:id="17"/>
      <w:r w:rsidR="00931CE3">
        <w:rPr>
          <w:rStyle w:val="CommentReference"/>
          <w:sz w:val="24"/>
          <w:szCs w:val="24"/>
        </w:rPr>
        <w:commentReference w:id="17"/>
      </w:r>
      <w:commentRangeEnd w:id="14"/>
      <w:r w:rsidR="004E23A1">
        <w:rPr>
          <w:rStyle w:val="CommentReference"/>
          <w:sz w:val="24"/>
          <w:szCs w:val="24"/>
        </w:rPr>
        <w:commentReference w:id="14"/>
      </w:r>
      <w:r>
        <w:t xml:space="preserve"> The current</w:t>
      </w:r>
      <w:commentRangeEnd w:id="13"/>
      <w:r w:rsidR="00C024F3">
        <w:rPr>
          <w:rStyle w:val="CommentReference"/>
          <w:sz w:val="24"/>
          <w:szCs w:val="24"/>
        </w:rPr>
        <w:commentReference w:id="13"/>
      </w:r>
      <w:r>
        <w:t>, globally aggregated evidence base is insufficient to support an unqualified claim of endophyte ubiquity.</w:t>
      </w:r>
    </w:p>
    <w:p w14:paraId="5C9D271B" w14:textId="238AADF0" w:rsidR="004E16A9" w:rsidRDefault="00F10295" w:rsidP="004E16A9">
      <w:pPr>
        <w:pStyle w:val="BodyText"/>
        <w:numPr>
          <w:ilvl w:val="0"/>
          <w:numId w:val="3"/>
        </w:numPr>
      </w:pPr>
      <w:r>
        <w:t xml:space="preserve">(Prediction </w:t>
      </w:r>
      <w:r w:rsidR="005E4541">
        <w:t>2</w:t>
      </w:r>
      <w:r>
        <w:t xml:space="preserve">) Research effort is highly </w:t>
      </w:r>
      <w:r w:rsidR="009B1F08">
        <w:t xml:space="preserve">geographically </w:t>
      </w:r>
      <w:r>
        <w:t>clustered</w:t>
      </w:r>
      <w:r w:rsidR="009B1F08">
        <w:t xml:space="preserve">, </w:t>
      </w:r>
      <w:r w:rsidR="00EF7AE6" w:rsidRPr="00EF7AE6">
        <w:t xml:space="preserve">with </w:t>
      </w:r>
      <w:r w:rsidR="00EF7AE6">
        <w:t>gaps</w:t>
      </w:r>
      <w:r w:rsidR="00EF7AE6" w:rsidRPr="00EF7AE6">
        <w:t xml:space="preserve"> across the Global South (e.g., Africa, Central Asia, and South America)</w:t>
      </w:r>
    </w:p>
    <w:p w14:paraId="08688151" w14:textId="63D98CA5" w:rsidR="004E16A9" w:rsidRDefault="00F10295" w:rsidP="004E16A9">
      <w:pPr>
        <w:pStyle w:val="BodyText"/>
        <w:numPr>
          <w:ilvl w:val="0"/>
          <w:numId w:val="3"/>
        </w:numPr>
      </w:pPr>
      <w:r>
        <w:t xml:space="preserve">(Prediction </w:t>
      </w:r>
      <w:r w:rsidR="005E4541">
        <w:t>3</w:t>
      </w:r>
      <w:r>
        <w:t xml:space="preserve">) Sampling is non-randomly distributed across biomes and host lineages, favoring certain well-studied groups. </w:t>
      </w:r>
    </w:p>
    <w:p w14:paraId="25561D1E" w14:textId="05043858" w:rsidR="009F4D6D" w:rsidRDefault="00F10295" w:rsidP="004E16A9">
      <w:pPr>
        <w:pStyle w:val="BodyText"/>
        <w:numPr>
          <w:ilvl w:val="0"/>
          <w:numId w:val="3"/>
        </w:numPr>
      </w:pPr>
      <w:r>
        <w:t xml:space="preserve">(Prediction </w:t>
      </w:r>
      <w:r w:rsidR="005E4541">
        <w:t>4</w:t>
      </w:r>
      <w:r>
        <w:t xml:space="preserve">) The intensity of endophyte research is positively correlated with a country’s GDP, reflecting </w:t>
      </w:r>
      <w:r w:rsidR="00931CE3">
        <w:t>socio</w:t>
      </w:r>
      <w:commentRangeStart w:id="18"/>
      <w:commentRangeStart w:id="19"/>
      <w:r>
        <w:t xml:space="preserve">economic </w:t>
      </w:r>
      <w:commentRangeEnd w:id="18"/>
      <w:r w:rsidR="00C024F3">
        <w:rPr>
          <w:rStyle w:val="CommentReference"/>
          <w:sz w:val="24"/>
          <w:szCs w:val="24"/>
        </w:rPr>
        <w:commentReference w:id="18"/>
      </w:r>
      <w:commentRangeEnd w:id="19"/>
      <w:r w:rsidR="00931CE3">
        <w:rPr>
          <w:rStyle w:val="CommentReference"/>
          <w:sz w:val="24"/>
          <w:szCs w:val="24"/>
        </w:rPr>
        <w:commentReference w:id="19"/>
      </w:r>
      <w:r>
        <w:t>rather than purely biological drivers of sampling.</w:t>
      </w:r>
    </w:p>
    <w:p w14:paraId="7DC5731E" w14:textId="04A8A87A" w:rsidR="00FE11B9" w:rsidRDefault="0093635F" w:rsidP="00FE11B9">
      <w:pPr>
        <w:pStyle w:val="BodyText"/>
      </w:pPr>
      <w:r w:rsidRPr="0093635F">
        <w:t>By systematically testing these predictions, this study moves beyond localized snapshots to chart the current boundaries of our ecological knowledge, establishing a more rigorous framework for future plant-fungal symbiosis research.</w:t>
      </w:r>
    </w:p>
    <w:p w14:paraId="25561D20" w14:textId="33F03324" w:rsidR="009F4D6D" w:rsidRDefault="003C283D">
      <w:pPr>
        <w:pStyle w:val="Heading2"/>
      </w:pPr>
      <w:bookmarkStart w:id="20" w:name="methods"/>
      <w:r w:rsidRPr="003C283D">
        <w:t xml:space="preserve">Materials and </w:t>
      </w:r>
      <w:commentRangeStart w:id="21"/>
      <w:r w:rsidRPr="003C283D">
        <w:t>Methods</w:t>
      </w:r>
      <w:commentRangeEnd w:id="21"/>
      <w:r w:rsidR="00100210">
        <w:rPr>
          <w:rStyle w:val="CommentReference"/>
          <w:sz w:val="32"/>
          <w:szCs w:val="32"/>
        </w:rPr>
        <w:commentReference w:id="21"/>
      </w:r>
    </w:p>
    <w:p w14:paraId="25561D22" w14:textId="4D72229D" w:rsidR="009F4D6D" w:rsidRDefault="008D6BD6">
      <w:pPr>
        <w:pStyle w:val="Heading4"/>
      </w:pPr>
      <w:bookmarkStart w:id="22" w:name="corpus-assembly-and-scope"/>
      <w:bookmarkStart w:id="23" w:name="main-methods"/>
      <w:r>
        <w:t>Dataset</w:t>
      </w:r>
      <w:r w:rsidR="00F10295">
        <w:t xml:space="preserve"> Assembly and Scope</w:t>
      </w:r>
    </w:p>
    <w:p w14:paraId="0A025666" w14:textId="4F6DDA7C" w:rsidR="00875B00" w:rsidRDefault="00F10295">
      <w:pPr>
        <w:pStyle w:val="FirstParagraph"/>
      </w:pPr>
      <w:r>
        <w:t xml:space="preserve">To construct our evidence base, </w:t>
      </w:r>
      <w:r w:rsidR="00A17B96" w:rsidRPr="00A17B96">
        <w:t>publication records from Web of Science, Scopus, and PubMed were consolidated</w:t>
      </w:r>
      <w:r w:rsidR="00A17B96">
        <w:t xml:space="preserve"> </w:t>
      </w:r>
      <w:r w:rsidR="003130D4">
        <w:t xml:space="preserve">on November 18, 2024 </w:t>
      </w:r>
      <w:r>
        <w:t>using a standardized set of search terms related to fungal endophytes</w:t>
      </w:r>
      <w:r w:rsidR="003130D4">
        <w:t xml:space="preserve"> (see Supporting Information for </w:t>
      </w:r>
      <w:r w:rsidR="006A061A">
        <w:t>more detail)</w:t>
      </w:r>
      <w:r>
        <w:t xml:space="preserve">. </w:t>
      </w:r>
      <w:r w:rsidR="00875B00" w:rsidRPr="00875B00">
        <w:t>To process this massive corpus, we deployed an automated natural language processing (NLP) pipeline utilizing a large language model (Mistral 7B) to extract distinct plant-fungal interactions, geographic locations, biomes, and f</w:t>
      </w:r>
      <w:commentRangeStart w:id="24"/>
      <w:r w:rsidR="00875B00" w:rsidRPr="00875B00">
        <w:t>unctional guilds</w:t>
      </w:r>
      <w:commentRangeEnd w:id="24"/>
      <w:r w:rsidR="008B4CE0" w:rsidRPr="00875B00">
        <w:rPr>
          <w:rStyle w:val="CommentReference"/>
          <w:sz w:val="24"/>
          <w:szCs w:val="24"/>
        </w:rPr>
        <w:commentReference w:id="24"/>
      </w:r>
      <w:r w:rsidR="00875B00" w:rsidRPr="00875B00">
        <w:t xml:space="preserve"> directly from the text. </w:t>
      </w:r>
      <w:r w:rsidR="00875B00">
        <w:t xml:space="preserve"> </w:t>
      </w:r>
    </w:p>
    <w:p w14:paraId="25561D23" w14:textId="070C9D7C" w:rsidR="009F4D6D" w:rsidRDefault="00F10295">
      <w:pPr>
        <w:pStyle w:val="FirstParagraph"/>
      </w:pPr>
      <w:r>
        <w:t xml:space="preserve">This workflow </w:t>
      </w:r>
      <w:r w:rsidR="00523357" w:rsidRPr="0091416C">
        <w:t>(</w:t>
      </w:r>
      <w:r w:rsidR="0091416C" w:rsidRPr="0091416C">
        <w:fldChar w:fldCharType="begin"/>
      </w:r>
      <w:r w:rsidR="0091416C" w:rsidRPr="0091416C">
        <w:instrText xml:space="preserve"> REF _Ref231472326 \h </w:instrText>
      </w:r>
      <w:r w:rsidR="0091416C" w:rsidRPr="0091416C">
        <w:instrText xml:space="preserve"> \* MERGEFORMAT </w:instrText>
      </w:r>
      <w:r w:rsidR="0091416C" w:rsidRPr="0091416C">
        <w:fldChar w:fldCharType="separate"/>
      </w:r>
      <w:r w:rsidR="0091416C" w:rsidRPr="0091416C">
        <w:t xml:space="preserve">Figure </w:t>
      </w:r>
      <w:r w:rsidR="0091416C" w:rsidRPr="0091416C">
        <w:rPr>
          <w:noProof/>
        </w:rPr>
        <w:t>1</w:t>
      </w:r>
      <w:r w:rsidR="0091416C" w:rsidRPr="0091416C">
        <w:fldChar w:fldCharType="end"/>
      </w:r>
      <w:r w:rsidR="00523357" w:rsidRPr="0091416C">
        <w:t>)</w:t>
      </w:r>
      <w:r w:rsidR="00523357" w:rsidRPr="0091416C">
        <w:rPr>
          <w:b/>
          <w:bCs/>
          <w:i/>
          <w:iCs/>
        </w:rPr>
        <w:t xml:space="preserve"> </w:t>
      </w:r>
      <w:r>
        <w:t>utilized two distinct data</w:t>
      </w:r>
      <w:r w:rsidR="00F127C5">
        <w:t>sets</w:t>
      </w:r>
      <w:r>
        <w:t xml:space="preserve">. First, an initial screening corpus of 21,891 unique records was assembled </w:t>
      </w:r>
      <w:r w:rsidR="0053331D">
        <w:t>to audit</w:t>
      </w:r>
      <w:r>
        <w:t xml:space="preserve"> the prevalence of the endophyte ubiquity claim. This broader set was intentionally maintained prior to final relevance filtering to ensure </w:t>
      </w:r>
      <w:r w:rsidR="002C779E">
        <w:t>we</w:t>
      </w:r>
      <w:r w:rsidR="0049458C">
        <w:t xml:space="preserve"> capture</w:t>
      </w:r>
      <w:r w:rsidR="002C779E">
        <w:t>d</w:t>
      </w:r>
      <w:r>
        <w:t xml:space="preserve"> the propagation of the claim across the wider ecological literature, including studies that may mention endophytes as background context without being primary </w:t>
      </w:r>
      <w:r w:rsidR="00CC32F0">
        <w:t xml:space="preserve">fungal </w:t>
      </w:r>
      <w:r>
        <w:t xml:space="preserve">endophyte research. Second, after applying strict relevance </w:t>
      </w:r>
      <w:r w:rsidR="000525C8">
        <w:t xml:space="preserve">and </w:t>
      </w:r>
      <w:r w:rsidR="000525C8">
        <w:lastRenderedPageBreak/>
        <w:t xml:space="preserve">deduplication </w:t>
      </w:r>
      <w:r>
        <w:t>filters, a final analysis corpus of 18,750 unique</w:t>
      </w:r>
      <w:r w:rsidR="001534D8">
        <w:t xml:space="preserve"> fungal endophyte</w:t>
      </w:r>
      <w:r>
        <w:t xml:space="preserve"> publications</w:t>
      </w:r>
      <w:r w:rsidR="0049458C">
        <w:t xml:space="preserve"> </w:t>
      </w:r>
      <w:commentRangeStart w:id="25"/>
      <w:r w:rsidR="0049458C">
        <w:t>was</w:t>
      </w:r>
      <w:commentRangeEnd w:id="25"/>
      <w:r w:rsidR="00C024F3">
        <w:rPr>
          <w:rStyle w:val="CommentReference"/>
          <w:sz w:val="24"/>
          <w:szCs w:val="24"/>
        </w:rPr>
        <w:commentReference w:id="25"/>
      </w:r>
      <w:r w:rsidR="0049458C">
        <w:t xml:space="preserve"> established</w:t>
      </w:r>
      <w:r>
        <w:t xml:space="preserve"> for the detailed mapping of geographic, taxonomic, and </w:t>
      </w:r>
      <w:r w:rsidR="00931CE3">
        <w:t>socio</w:t>
      </w:r>
      <w:r>
        <w:t>economic biases.</w:t>
      </w:r>
    </w:p>
    <w:p w14:paraId="7973DFFC" w14:textId="77777777" w:rsidR="007C56FB" w:rsidRDefault="007C56FB" w:rsidP="006838D5">
      <w:pPr>
        <w:pStyle w:val="BodyText"/>
        <w:rPr>
          <w:noProof/>
        </w:rPr>
      </w:pPr>
    </w:p>
    <w:p w14:paraId="52C5CB0A" w14:textId="77777777" w:rsidR="007C56FB" w:rsidRDefault="006838D5" w:rsidP="007C56FB">
      <w:pPr>
        <w:pStyle w:val="BodyText"/>
        <w:keepNext/>
      </w:pPr>
      <w:r>
        <w:rPr>
          <w:noProof/>
        </w:rPr>
        <w:drawing>
          <wp:inline distT="0" distB="0" distL="0" distR="0" wp14:anchorId="19FB773A" wp14:editId="529CBAAC">
            <wp:extent cx="5860475" cy="3819378"/>
            <wp:effectExtent l="0" t="0" r="6985" b="0"/>
            <wp:docPr id="2030492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6864" r="6859"/>
                    <a:stretch>
                      <a:fillRect/>
                    </a:stretch>
                  </pic:blipFill>
                  <pic:spPr bwMode="auto">
                    <a:xfrm>
                      <a:off x="0" y="0"/>
                      <a:ext cx="5874394" cy="3828449"/>
                    </a:xfrm>
                    <a:prstGeom prst="rect">
                      <a:avLst/>
                    </a:prstGeom>
                    <a:noFill/>
                    <a:ln>
                      <a:noFill/>
                    </a:ln>
                    <a:extLst>
                      <a:ext uri="{53640926-AAD7-44D8-BBD7-CCE9431645EC}">
                        <a14:shadowObscured xmlns:a14="http://schemas.microsoft.com/office/drawing/2010/main"/>
                      </a:ext>
                    </a:extLst>
                  </pic:spPr>
                </pic:pic>
              </a:graphicData>
            </a:graphic>
          </wp:inline>
        </w:drawing>
      </w:r>
    </w:p>
    <w:p w14:paraId="121A97D1" w14:textId="4D8BA219" w:rsidR="006838D5" w:rsidRPr="001D4DFD" w:rsidRDefault="007C56FB" w:rsidP="007C56FB">
      <w:pPr>
        <w:pStyle w:val="Caption"/>
        <w:rPr>
          <w:i w:val="0"/>
          <w:iCs/>
        </w:rPr>
      </w:pPr>
      <w:bookmarkStart w:id="26" w:name="_Ref231472326"/>
      <w:r w:rsidRPr="001D4DFD">
        <w:rPr>
          <w:b/>
          <w:bCs/>
          <w:i w:val="0"/>
          <w:iCs/>
        </w:rPr>
        <w:t xml:space="preserve">Figure </w:t>
      </w:r>
      <w:r w:rsidRPr="001D4DFD">
        <w:rPr>
          <w:b/>
          <w:bCs/>
          <w:i w:val="0"/>
          <w:iCs/>
        </w:rPr>
        <w:fldChar w:fldCharType="begin"/>
      </w:r>
      <w:r w:rsidRPr="001D4DFD">
        <w:rPr>
          <w:b/>
          <w:bCs/>
          <w:i w:val="0"/>
          <w:iCs/>
        </w:rPr>
        <w:instrText xml:space="preserve"> SEQ Figure \* ARABIC </w:instrText>
      </w:r>
      <w:r w:rsidRPr="001D4DFD">
        <w:rPr>
          <w:b/>
          <w:bCs/>
          <w:i w:val="0"/>
          <w:iCs/>
        </w:rPr>
        <w:fldChar w:fldCharType="separate"/>
      </w:r>
      <w:r w:rsidR="001D4DFD" w:rsidRPr="001D4DFD">
        <w:rPr>
          <w:b/>
          <w:bCs/>
          <w:i w:val="0"/>
          <w:iCs/>
          <w:noProof/>
        </w:rPr>
        <w:t>1</w:t>
      </w:r>
      <w:r w:rsidRPr="001D4DFD">
        <w:rPr>
          <w:b/>
          <w:bCs/>
          <w:i w:val="0"/>
          <w:iCs/>
        </w:rPr>
        <w:fldChar w:fldCharType="end"/>
      </w:r>
      <w:bookmarkEnd w:id="26"/>
      <w:r w:rsidRPr="001D4DFD">
        <w:rPr>
          <w:b/>
          <w:bCs/>
          <w:i w:val="0"/>
          <w:iCs/>
        </w:rPr>
        <w:t>:</w:t>
      </w:r>
      <w:r w:rsidRPr="001D4DFD">
        <w:rPr>
          <w:i w:val="0"/>
          <w:iCs/>
        </w:rPr>
        <w:t xml:space="preserve"> </w:t>
      </w:r>
      <w:r w:rsidR="001D54BF" w:rsidRPr="001D4DFD">
        <w:rPr>
          <w:b/>
          <w:bCs/>
          <w:i w:val="0"/>
          <w:iCs/>
        </w:rPr>
        <w:t>Workflow pipeline for the automated bibliometric audit.</w:t>
      </w:r>
      <w:r w:rsidR="001D54BF" w:rsidRPr="001D4DFD">
        <w:rPr>
          <w:i w:val="0"/>
          <w:iCs/>
        </w:rPr>
        <w:t xml:space="preserve"> The initial </w:t>
      </w:r>
      <w:r w:rsidR="001D4DFD">
        <w:rPr>
          <w:i w:val="0"/>
          <w:iCs/>
        </w:rPr>
        <w:t>dataset</w:t>
      </w:r>
      <w:r w:rsidR="001D54BF" w:rsidRPr="001D4DFD">
        <w:rPr>
          <w:i w:val="0"/>
          <w:iCs/>
        </w:rPr>
        <w:t xml:space="preserve"> was assembled by querying Web of Science, Scopus, and PubMed, followed by a rigorous three-stage deduplication process. Where available, open-access full texts were retrieved via the Unpaywall API. Automated data extraction was executed on a high-performance computing cluster using a large language model (Mistral 7B) to isolate distinct plant</w:t>
      </w:r>
      <w:r w:rsidR="001D54BF" w:rsidRPr="001D4DFD">
        <w:rPr>
          <w:i w:val="0"/>
          <w:iCs/>
        </w:rPr>
        <w:t>-</w:t>
      </w:r>
      <w:r w:rsidR="001D54BF" w:rsidRPr="001D4DFD">
        <w:rPr>
          <w:i w:val="0"/>
          <w:iCs/>
        </w:rPr>
        <w:t>fungal interactions, geographic locations, biomes, and primary functional guilds. Extracted taxa were subsequently algorithmically harmonized against the Global Biodiversity Information Facility (GBIF) backbone. Finally, geographic metadata were standardized to ISO country codes and linked to World Bank macroeconomic indicators prior to statistical synthesis.</w:t>
      </w:r>
    </w:p>
    <w:p w14:paraId="019ABB3B" w14:textId="7B82910C" w:rsidR="00A2275D" w:rsidRDefault="00F10295">
      <w:pPr>
        <w:pStyle w:val="BodyText"/>
      </w:pPr>
      <w:r>
        <w:t>A barrier to global synthesis in this field remains the accessibility of primary literature</w:t>
      </w:r>
      <w:r w:rsidR="00CC5305">
        <w:t xml:space="preserve"> </w:t>
      </w:r>
      <w:r w:rsidR="00CC5305">
        <w:fldChar w:fldCharType="begin"/>
      </w:r>
      <w:r w:rsidR="00AB2456">
        <w:instrText xml:space="preserve"> ADDIN ZOTERO_ITEM CSL_CITATION {"citationID":"tIwb28qL","properties":{"unsorted":false,"formattedCitation":"(Cvitanovic {\\i{}et al.}, 2014; Orlando {\\i{}et al.}, 2018; Nu\\uc0\\u241{}ez {\\i{}et al.}, 2021)","plainCitation":"(Cvitanovic et al., 2014; Orlando et al., 2018; Nuñez et al., 2021)","noteIndex":0},"citationItems":[{"id":46566,"uris":["http://zotero.org/users/6275788/items/AVLHURTH"],"itemData":{"id":46566,"type":"article-journal","abstract":"The integration of scientiﬁc information into the decision-making process for the management of marine resources remains a signiﬁcant challenge, with the inaccessibility of primary scientiﬁc literature to environmental practitioners identiﬁed as a key limiting factor. Here, we quantify the use of primary scientiﬁc literature in environmental management plans, and explore potential barriers to the efﬁcient integration of such scientiﬁc information into the decision-making process. Through a case study of coral dominated Marine Protected Areas (MPAs) spanning three countries (Australia, Kenya and Belize), we ﬁnd that primary scientiﬁc literature represents only 14% of information cited in management plans. Such a low proportion is likely to be symptomatic of several issues regarding the accessibility of primary scientiﬁc literature to MPA managers, such as: 1. Long publication times for articles (average 40.2 ± 1.8 months); 2. Subscription-only access (up to 56% of articles behind paywalls); and/or 3. Poor articulation of management implications (only 19% of articles provided clear outcomes relevant to management). Such impediments can undermine the adaptive governance of MPAs, so we suggest improvements to knowledge transfer among scientists and managers via a diversity of approaches including knowledge brokers, boundary organisations, knowledge co-production and management-orientated summaries in research articles.","container-title":"Ocean &amp; Coastal Management","DOI":"10.1016/j.ocecoaman.2014.09.003","ISSN":"09645691","journalAbbreviation":"Ocean &amp; Coastal Management","language":"en","note":"paywall accessibility of primary literature is a critical barrier to integrating scientific information into environmental management , with only 14% of management plan citations from primary sources  and up to 56% of articles behind paywalls.","page":"72-78","source":"DOI.org (Crossref)","title":"Utility of primary scientific literature to environmental managers: An international case study on coral-dominated marine protected areas","title-short":"Utility of primary scientific literature to environmental managers","volume":"102","author":[{"family":"Cvitanovic","given":"C."},{"family":"Fulton","given":"C.J."},{"family":"Wilson","given":"S.K."},{"family":"Van Kerkhoff","given":"L."},{"family":"Cripps","given":"I.L."},{"family":"Muthiga","given":"N."}],"issued":{"date-parts":[["2014",12]]}}},{"id":46563,"uris":["http://zotero.org/users/6275788/items/Z7HAF6W3"],"itemData":{"id":46563,"type":"article-journal","container-title":"Trends in Ecology &amp; Evolution","DOI":"10.1016/j.tree.2021.06.004","ISSN":"01695347","issue":"9","journalAbbreviation":"Trends in Ecology &amp; Evolution","language":"en","note":"Multiple barriers, including regional dominance in literature, prevent global production and exchange of ecological knowledge, hindering accessibility of primary literature.","page":"766-769","source":"DOI.org (Crossref)","title":"Making ecology really global","volume":"36","author":[{"family":"Nuñez","given":"Martin A."},{"family":"Chiuffo","given":"Mariana C."},{"family":"Pauchard","given":"Aníbal"},{"family":"Zenni","given":"Rafael D."}],"issued":{"date-parts":[["2021",9]]}}},{"id":46561,"uris":["http://zotero.org/users/6275788/items/P2LULE2Y"],"itemData":{"id":46561,"type":"article-journal","abstract":"Reading scientific articles is fundamental for researchers, not only to keep pace with advances in their field, but also to know those giants on whose shoulders they are standing. In this sense, Courchamp and Bradshaw (2018) recently proposed a list of 100 seminal papers deemed to be of major importance in ecology, thus providing a general ‘must-read’ list for any new ecologist. The authors metaphorically speak of ecology as an ever-growing brick wall of published evidence. In order to quantify the degree of interference of the paywall over the wall of science, we took the opportunity given by the 100 seminal papers list and registered how many articles have been made universally and freely available by the publisher. Of the 100 scientific papers proposed as foundations of the wall of ecological knowledge, 66 are behind the paywall, with a total cost of US$1,560. This paywall exacerbates the existing asymmetries in ecological research between researchers from developed countries and the Global South. Diversity in research, as in ecological systems, is a source of robustness. Publishing high-quality articles in regional open peer-reviewed scientific journals is a suitable way to valorize Global South ecology, helping minimize the existing asymmetries.","container-title":"Neotropical Biology and Conservation","DOI":"10.4013/nbc.2018.134.07","ISSN":"2236-3777","issue":"4","language":"en","note":"A significant portion of seminal ecological papers are behind paywalls, creating access barriers and exacerbating research asymmetries, particularly affecting researchers from the Global South.","page":"334-336","source":"DOI.org (Crossref)","title":"100 articles every ecologist can actually read?","volume":"13","author":[{"family":"Orlando","given":"Luis"},{"family":"Rivera-Rebella","given":"Carla"},{"family":"Pinelli","given":"Verónica"},{"family":"Pereira-Garbero","given":"Ramiro"},{"family":"Hernandez","given":"Daniel"},{"family":"Ortiz","given":"Esteban"},{"family":"Ziegler","given":"Lucía"}],"issued":{"date-parts":[["2018",12,30]]}}}],"schema":"https://github.com/citation-style-language/schema/raw/master/csl-citation.json"} </w:instrText>
      </w:r>
      <w:r w:rsidR="00CC5305">
        <w:fldChar w:fldCharType="separate"/>
      </w:r>
      <w:r w:rsidR="00425F6B" w:rsidRPr="00425F6B">
        <w:rPr>
          <w:rFonts w:ascii="Aptos" w:hAnsi="Aptos" w:cs="Times New Roman"/>
        </w:rPr>
        <w:t xml:space="preserve">(Cvitanovic </w:t>
      </w:r>
      <w:r w:rsidR="00425F6B" w:rsidRPr="00425F6B">
        <w:rPr>
          <w:rFonts w:ascii="Aptos" w:hAnsi="Aptos" w:cs="Times New Roman"/>
          <w:i/>
          <w:iCs/>
        </w:rPr>
        <w:t>et al.</w:t>
      </w:r>
      <w:r w:rsidR="00425F6B" w:rsidRPr="00425F6B">
        <w:rPr>
          <w:rFonts w:ascii="Aptos" w:hAnsi="Aptos" w:cs="Times New Roman"/>
        </w:rPr>
        <w:t xml:space="preserve">, 2014; Orlando </w:t>
      </w:r>
      <w:r w:rsidR="00425F6B" w:rsidRPr="00425F6B">
        <w:rPr>
          <w:rFonts w:ascii="Aptos" w:hAnsi="Aptos" w:cs="Times New Roman"/>
          <w:i/>
          <w:iCs/>
        </w:rPr>
        <w:t>et al.</w:t>
      </w:r>
      <w:r w:rsidR="00425F6B" w:rsidRPr="00425F6B">
        <w:rPr>
          <w:rFonts w:ascii="Aptos" w:hAnsi="Aptos" w:cs="Times New Roman"/>
        </w:rPr>
        <w:t xml:space="preserve">, 2018; Nuñez </w:t>
      </w:r>
      <w:r w:rsidR="00425F6B" w:rsidRPr="00425F6B">
        <w:rPr>
          <w:rFonts w:ascii="Aptos" w:hAnsi="Aptos" w:cs="Times New Roman"/>
          <w:i/>
          <w:iCs/>
        </w:rPr>
        <w:t>et al.</w:t>
      </w:r>
      <w:r w:rsidR="00425F6B" w:rsidRPr="00425F6B">
        <w:rPr>
          <w:rFonts w:ascii="Aptos" w:hAnsi="Aptos" w:cs="Times New Roman"/>
        </w:rPr>
        <w:t>, 2021)</w:t>
      </w:r>
      <w:r w:rsidR="00CC5305">
        <w:fldChar w:fldCharType="end"/>
      </w:r>
      <w:r w:rsidR="00F36EE3" w:rsidRPr="00F36EE3">
        <w:t xml:space="preserve"> </w:t>
      </w:r>
      <w:r w:rsidR="00F36EE3">
        <w:fldChar w:fldCharType="begin"/>
      </w:r>
      <w:r w:rsidR="00F36EE3">
        <w:instrText xml:space="preserve"> ADDIN ZOTERO_ITEM CSL_CITATION {"citationID":"ABxOdb9L","properties":{"unsorted":false,"formattedCitation":"(Scherer {\\i{}et al.}, 2018)","plainCitation":"(Scherer et al., 2018)","noteIndex":0},"citationItems":[{"id":46568,"uris":["http://zotero.org/users/6275788/items/UU5V2KIL"],"itemData":{"id":46568,"type":"article-journal","container-title":"Cochrane Database of Systematic Reviews","DOI":"10.1002/14651858.MR000005.pub4","ISSN":"14651858","issue":"11","language":"en","note":"more than half of results first appearing in abstracts never reached full publication, so the abstract record is useful, but not complete.","source":"DOI.org (Crossref)","title":"Full publication of results initially presented in abstracts","URL":"http://doi.wiley.com/10.1002/14651858.MR000005.pub4","volume":"2018","author":[{"family":"Scherer","given":"Roberta W"},{"family":"Meerpohl","given":"Joerg J"},{"family":"Pfeifer","given":"Nadine"},{"family":"Schmucker","given":"Christine"},{"family":"Schwarzer","given":"Guido"},{"family":"Von Elm","given":"Erik"}],"editor":[{"literal":"Cochrane Methodology Review Group"}],"accessed":{"date-parts":[["2026",5,19]]},"issued":{"date-parts":[["2018",11,20]]}}}],"schema":"https://github.com/citation-style-language/schema/raw/master/csl-citation.json"} </w:instrText>
      </w:r>
      <w:r w:rsidR="00F36EE3">
        <w:fldChar w:fldCharType="separate"/>
      </w:r>
      <w:r w:rsidR="00F36EE3" w:rsidRPr="00425F6B">
        <w:rPr>
          <w:rFonts w:ascii="Aptos" w:hAnsi="Aptos" w:cs="Times New Roman"/>
        </w:rPr>
        <w:t xml:space="preserve">(Scherer </w:t>
      </w:r>
      <w:r w:rsidR="00F36EE3" w:rsidRPr="00425F6B">
        <w:rPr>
          <w:rFonts w:ascii="Aptos" w:hAnsi="Aptos" w:cs="Times New Roman"/>
          <w:i/>
          <w:iCs/>
        </w:rPr>
        <w:t>et al.</w:t>
      </w:r>
      <w:r w:rsidR="00F36EE3" w:rsidRPr="00425F6B">
        <w:rPr>
          <w:rFonts w:ascii="Aptos" w:hAnsi="Aptos" w:cs="Times New Roman"/>
        </w:rPr>
        <w:t>, 2018)</w:t>
      </w:r>
      <w:r w:rsidR="00F36EE3">
        <w:fldChar w:fldCharType="end"/>
      </w:r>
      <w:r>
        <w:t>. Our retrieval process secured open-access full texts for 3,068 records (16.4</w:t>
      </w:r>
      <w:r w:rsidR="00880002">
        <w:t>%)</w:t>
      </w:r>
      <w:r>
        <w:t xml:space="preserve"> within the final corpus, leaving the majority (n = 15,682) accessible only at the abstract level</w:t>
      </w:r>
      <w:r w:rsidR="00D7643C" w:rsidRPr="00D7643C">
        <w:t xml:space="preserve">. </w:t>
      </w:r>
      <w:r w:rsidR="00A2275D" w:rsidRPr="00A2275D">
        <w:t xml:space="preserve">To validate the reliability of this approach, we partitioned the final corpus into these two access tiers </w:t>
      </w:r>
      <w:r w:rsidR="00A2275D">
        <w:t xml:space="preserve">(abstract-only vs. full-text) </w:t>
      </w:r>
      <w:r w:rsidR="00A2275D" w:rsidRPr="00A2275D">
        <w:t>and performed a comparative sensitivity analysis. We computed Jaccard similarity indices to evaluate the consistency of understudied taxonomic and geographic categories across both dat</w:t>
      </w:r>
      <w:r w:rsidR="00A2275D">
        <w:t>asets</w:t>
      </w:r>
      <w:r w:rsidR="00A2275D" w:rsidRPr="00A2275D">
        <w:t xml:space="preserve">. Additionally, we </w:t>
      </w:r>
      <w:r w:rsidR="00A2275D">
        <w:t>used</w:t>
      </w:r>
      <w:r w:rsidR="00A2275D" w:rsidRPr="00A2275D">
        <w:t xml:space="preserve"> </w:t>
      </w:r>
      <w:r w:rsidR="00A2275D" w:rsidRPr="00A2275D">
        <w:lastRenderedPageBreak/>
        <w:t xml:space="preserve">Spearman rank correlations to test whether the primary socioeconomic signals remained stable regardless of text extraction depth. This validation step </w:t>
      </w:r>
      <w:r w:rsidR="00F36EE3">
        <w:t>supported</w:t>
      </w:r>
      <w:r w:rsidR="00A2275D" w:rsidRPr="00A2275D">
        <w:t xml:space="preserve"> that major gaps detected in the abstract record reliably map underexplored themes in the broader published literature.</w:t>
      </w:r>
    </w:p>
    <w:p w14:paraId="25561D25" w14:textId="77777777" w:rsidR="009F4D6D" w:rsidRDefault="00F10295">
      <w:pPr>
        <w:pStyle w:val="Heading4"/>
      </w:pPr>
      <w:bookmarkStart w:id="27" w:name="X9443da96b3163475a14e7de943d8e91b80ec72a"/>
      <w:bookmarkEnd w:id="22"/>
      <w:r>
        <w:t>Taxonomic Resolution and Synonym Handling</w:t>
      </w:r>
    </w:p>
    <w:p w14:paraId="25561D26" w14:textId="0DE66DB9" w:rsidR="009F4D6D" w:rsidRDefault="00F10295">
      <w:pPr>
        <w:pStyle w:val="FirstParagraph"/>
      </w:pPr>
      <w:r>
        <w:t xml:space="preserve">To ensure robust lineage-level counts across decades of research, we developed a reproducible pipeline to harmonize plant and fungal taxonomy. All extracted </w:t>
      </w:r>
      <w:r w:rsidR="007C3696">
        <w:t>plant</w:t>
      </w:r>
      <w:r>
        <w:t xml:space="preserve"> and fungal names were processed against the Global Biodiversity Information Facility (GBIF) backbone taxonomy </w:t>
      </w:r>
      <w:r w:rsidR="007C3696">
        <w:fldChar w:fldCharType="begin"/>
      </w:r>
      <w:r w:rsidR="007C3696">
        <w:instrText xml:space="preserve"> ADDIN ZOTERO_ITEM CSL_CITATION {"citationID":"5trh9TAx","properties":{"unsorted":false,"formattedCitation":"(GBIF Secretariat, 2023)","plainCitation":"(GBIF Secretariat, 2023)","noteIndex":0},"citationItems":[{"id":45208,"uris":["http://zotero.org/users/6275788/items/VGXIXQC6"],"itemData":{"id":45208,"type":"dataset","abstract":"The GBIF Backbone Taxonomy is a single, synthetic management classification with the goal of covering all names GBIF is dealing with. It's the taxonomic backbone that allows GBIF to integrate name based information from different resources, no matter if these are occurrence datasets, species pages, names from nomenclators or external sources like EOL, Genbank or IUCN. This backbone allows taxonomic search, browse and reporting operations across all those resources in a consistent way and to provide means to crosswalk names from one source to another. It is updated regulary through an automated process in which the Catalogue of Life acts as a starting point also providing the complete higher classification above families. Additional scientific names only found in other authoritative nomenclatural and taxonomic datasets are then merged into the tree, thus extending the original catalogue and broadening the backbones name coverage. The GBIF Backbone taxonomy also includes identifiers for Operational Taxonomic Units (OTUs) drawn from the barcoding resources iBOL and UNITE. International Barcode of Life project (iBOL), Barcode Index Numbers (BINs). BINs are connected to a taxon name and its classification by taking into account all names applied to the BIN and picking names with at least 80% consensus. If there is no consensus of name at the species level, the selection process is repeated moving up the major Linnaean ranks until consensus is achieved. UNITE - Unified system for the DNA based fungal species, Species Hypotheses (SHs). SHs are connected to a taxon name and its classification based on the determination of the RefS (reference sequence) if present or the RepS (representative sequence). In the latter case, if there is no match in the UNITE taxonomy, the lowest rank with 100% consensus within the SH will be used. The GBIF Backbone Taxonomy is available for download at https://hosted-datasets.gbif.org/datasets/backbone/ in different formats together with an archive of all previous versions. The following 105 sources have been used to assemble the GBIF backbone with number of names given in brackets: Catalogue of Life Checklist - 4766428 namesInternational Barcode of Life project (iBOL) Barcode Index Numbers (BINs) - 635951 namesUNITE - Unified system for the DNA based fungal species linked to the classification - 611208 namesThe Paleobiology Database - 212054 namesWorld Register of Marine Species - 188857 namesThe Interim Register of Marine and Nonmarine Genera - 183894 namesThe World Checklist of Vascular Plants (WCVP) - 131891 namesGBIF Backbone Taxonomy - 114350 namesTAXREF - 109374 namesThe Leipzig catalogue of vascular plants - 75380 namesZooBank - 73549 namesIntegrated Taxonomic Information System (ITIS) - 68377 namesPlazi.org taxonomic treatments database - 61346 namesGenome Taxonomy Database r207 - 60545 namesInternational Plant Names Index - 52329 namesFauna Europaea - 45077 namesThe National Checklist of Taiwan (Catalogue of Life in Taiwan, TaiCoL) - 36193 namesDyntaxa. Svensk taxonomisk databas - 35892 namesThe Plant List with literature - 32692 namesUnited Kingdom Species Inventory (UKSI) - 29643 namesArtsnavnebasen - 29208 namesThe IUCN Red List of Threatened Species - 21221 namesAfromoths, online database of Afrotropical moth species (Lepidoptera) - 13961 namesBrazilian Flora 2020 project - Projeto Flora do Brasil 2020 - 13829 namesProkaryotic Nomenclature Up-to-Date (PNU) - 10079 namesChecklist Dutch Species Register - Nederlands Soortenregister - 8814 namesICTV Master Species List (MSL) - 7852 namesCockroach Species File - 6020 namesGRIN Taxonomy - 5882 namesTaxon list of fungi and fungal-like organisms from Germany compiled by the DGfM - 4570 namesCatalogue of Afrotropical Bees - 3623 namesCatalogue of Tenebrionidae (Coleoptera) of North America - 3327 namesChecklist of Beetles (Coleoptera) of Canada and Alaska. Second Edition. - 3312 namesSystema Dipterorum - 2850 namesCatalogue of the Pterophoroidea of the World - 2807 namesThe Clements Checklist - 2675 namesTaxon list of Hymenoptera from Germany compiled in the context of the GBOL project - 2496 namesIOC World Bird List, v13.2 - 2366 namesOfficial Lists and Indexes of Names in Zoology - 2310 namesNational checklist of all species occurring in Denmark - 1922 namesMyriatrix - 1876 namesDatabase of Vascular Plants of Canada (VASCAN) - 1822 namesTaxon list of vascular plants from Bavaria, Germany compiled in the context of the BFL project - 1771 namesOrthoptera Species File - 1742 namesA list of the terrestrial fungi, flora and fauna of Madeira and Selvagens archipelagos - 1602 namesAphid Species File - 1565 namesWorld Spider Catalog - 1561 namesTaxon list of Jurassic Pisces of the Tethys Palaeo-Environment compiled at the SNSB-JME - 1270 namesBackbone Family Classification Patch - 1143 namesGBIF Algae Classification - 1100 namesInternational Cichorieae Network (ICN): Cichorieae Portal - 975 namesPsocodea Species File - 803 namesNew Zealand Marine Macroalgae Species Checklist - 787 namesAnnotated checklist of endemic species from the Western Balkans - 754 namesTaxon list of animals with German names (worldwide) compiled at the SMNS - 503 namesCatalogue of the Alucitoidea of the World - 472 namesLygaeoidea Species File - 462 namesCatálogo de Plantas y Líquenes de Colombia - 422 namesGBIF Backbone Patch - 317 namesPhasmida Species File - 259 namesCortinariaceae fetched from the Index Fungorum API - 234 namesCoreoidea Species File - 233 namesGTDB supplement - 139 namesMantodea Species File - 119 namesEndemic species in Taiwan - 93 namesTaxon list of Araneae from Germany compiled in the context of the GBOL project - 88 namesSpecies of Hominidae - 78 namesTaxon list of Sternorrhyncha from Germany compiled in the context of the GBOL project - 77 namesTaxon list of mosses from Germany compiled in the context of the GBOL project - 75 namesMammal Species of the World - 73 namesPlecoptera Species File - 71 namesSpecies Fungorum Plus - 64 namesCatalogue of the type specimens of Cosmopterigidae (Lepidoptera: Gelechioidea) from research collections of the Zoological Institute, Russian Academy of Sciences - 47 namesSpecies named after famous people - 41 namesDermaptera Species File - 36 namesTaxon list of Trichoptera from Germany compiled in the context of the GBOL project - 34 namesTrue Fruit Flies (Diptera, Tephritidae) of the Afrotropical Region - 33 namesRange and Regularities in the Distribution of Earthworms of the Earthworms of the USSR Fauna. Perel, 1979 - 32 namesTaxon list of Diplura from Germany compiled in the context of the GBOL project - 30 namesLista de referencia de especies de aves de Colombia - 2022 - 24 namesTaxon list of Auchenorrhyncha from Germany compiled in the context of the GBOL project - 20 namesCatalogue of the type specimens of Polycestinae (Coleoptera: Buprestidae) from research collections of the Zoological Institute, Russian Academy of Sciences - 19 namesTaxon list of Thysanoptera from Germany compiled in the context of the GBOL project - 19 namesLista de especies de vertebrados registrados en jurisdicción del Departamento del Huila - 18 namesTaxon list of Microcoryphia (Archaeognatha) from Germany compiled in the context of the GBOL project - 15 namesCatalogue of the type specimens of Bufonidae and Megophryidae (Amphibia: Anura) from research collections of the Zoological Institute, Russian Academy of Sciences - 12 namesGrylloblattodea Species File - 11 namesColeorrhyncha Species File - 9 namesTaxon list of liverworts from Germany compiled in the context of the GBOL project - 9 namesEmbioptera Species File - 7 namesTaxon list of Pisces and Cyclostoma from Germany compiled in the context of the GBOL project - 6 namesTaxon list of Pteridophyta from Germany compiled in the context of the GBOL project - 6 namesTaxon list of Siphonaptera from Germany compiled in the context of the GBOL project - 5 namesThe Earthworms of the Fauna of Russia. Perel, 1997 - 5 namesTaxon list of Zygentoma from Germany compiled in the context of the GBOL project - 4 namesAsiloid Flies: new taxa of Diptera: Apioceridae, Asilidae, and Mydidae - 3 namesTaxon list of Protura from Germany compiled in the context of the GBOL project - 3 namesTaxon list of hornworts from Germany compiled in the context of the GBOL project - 2 namesChrysididae Species File - 1 namesTaxon list of Dermaptera from Germany compiled in the context of the GBOL project - 1 namesTaxon list of Diplopoda from Germany in the context of the GBOL project - 1 namesTaxon list of Orthoptera (Grashoppers) from Germany compiled at the SNSB - 1 namesTaxon list of Pscoptera from Germany compiled in the context of the GBOL project - 1 namesTaxon list of Pseudoscorpiones from Germany compiled in the context of the GBOL project - 1 namesTaxon list of Raphidioptera from Germany compiled in the context of the GBOL project - 1 names","DOI":"10.15468/39OMEI","language":"en","license":"Creative Commons Attribution 4.0 International","medium":"Dataset Checklist","publisher":"GBIF Secretariat","source":"DOI.org (Datacite)","title":"GBIF Backbone Taxonomy","URL":"https://www.gbif.org/dataset/d7dddbf4-2cf0-4f39-9b2a-bb099caae36c","author":[{"literal":"GBIF Secretariat"}],"accessed":{"date-parts":[["2023",8,28]]},"issued":{"date-parts":[["2023"]]}}}],"schema":"https://github.com/citation-style-language/schema/raw/master/csl-citation.json"} </w:instrText>
      </w:r>
      <w:r w:rsidR="007C3696">
        <w:fldChar w:fldCharType="separate"/>
      </w:r>
      <w:r w:rsidR="00425F6B" w:rsidRPr="00425F6B">
        <w:rPr>
          <w:rFonts w:ascii="Aptos" w:hAnsi="Aptos"/>
        </w:rPr>
        <w:t>(GBIF Secretariat, 2023)</w:t>
      </w:r>
      <w:r w:rsidR="007C3696">
        <w:fldChar w:fldCharType="end"/>
      </w:r>
      <w:r>
        <w:t xml:space="preserve">. </w:t>
      </w:r>
      <w:r w:rsidR="006B0BBE">
        <w:t>C</w:t>
      </w:r>
      <w:r>
        <w:t xml:space="preserve">ustom scripts algorithmically mapped and resolved obsolete or changing nomenclature to their currently accepted taxonomies. This process reconciled historical taxonomic shifts, such as changes in fungal phyla, ensuring that </w:t>
      </w:r>
      <w:r w:rsidR="006B0BBE">
        <w:t>the</w:t>
      </w:r>
      <w:r>
        <w:t xml:space="preserve"> analysis of biological coverage was based on a consistent and contemporary taxonomic framework. </w:t>
      </w:r>
    </w:p>
    <w:p w14:paraId="25561D27" w14:textId="77777777" w:rsidR="009F4D6D" w:rsidRDefault="00F10295">
      <w:pPr>
        <w:pStyle w:val="Heading4"/>
      </w:pPr>
      <w:bookmarkStart w:id="28" w:name="core-analyses"/>
      <w:bookmarkEnd w:id="27"/>
      <w:commentRangeStart w:id="29"/>
      <w:r>
        <w:t>Core Analyses</w:t>
      </w:r>
      <w:commentRangeEnd w:id="29"/>
      <w:r w:rsidR="00C024F3">
        <w:rPr>
          <w:rStyle w:val="CommentReference"/>
          <w:sz w:val="24"/>
          <w:szCs w:val="24"/>
        </w:rPr>
        <w:commentReference w:id="29"/>
      </w:r>
    </w:p>
    <w:p w14:paraId="76FC081B" w14:textId="55BF9DD3" w:rsidR="00A9357C" w:rsidRPr="00A9357C" w:rsidRDefault="00A9357C" w:rsidP="00A9357C">
      <w:pPr>
        <w:pStyle w:val="BodyText"/>
      </w:pPr>
      <w:bookmarkStart w:id="30" w:name="reproducibility-and-validation"/>
      <w:bookmarkEnd w:id="28"/>
      <w:r w:rsidRPr="00A9357C">
        <w:t>Following the data</w:t>
      </w:r>
      <w:r w:rsidR="008E1F04">
        <w:t xml:space="preserve"> </w:t>
      </w:r>
      <w:r w:rsidRPr="00A9357C">
        <w:t>mining and extraction protocols detailed in the Supplementary Methods, we performed a series of interconnected analyses to quantify multi-dimensional sampling biases. Geographic concentration was initially assessed by mapping endophyte publication counts to countries, revealing global research hotspots. We then evaluated the relationship between research effort and economic capacity by correlating these per-country publication counts with national Gross Domestic Product (GDP) data sourced from the World Bank</w:t>
      </w:r>
      <w:r>
        <w:t xml:space="preserve"> </w:t>
      </w:r>
      <w:r>
        <w:fldChar w:fldCharType="begin"/>
      </w:r>
      <w:r>
        <w:instrText xml:space="preserve"> ADDIN ZOTERO_ITEM CSL_CITATION {"citationID":"FBlqvWCY","properties":{"unsorted":false,"formattedCitation":"(World Bank, 2026)","plainCitation":"(World Bank, 2026)","noteIndex":0},"citationItems":[{"id":46588,"uris":["http://zotero.org/users/6275788/items/JYKA6I98"],"itemData":{"id":46588,"type":"document","title":"World Bank Open Data: GDP (Current US$)","URL":"https://data.worldbank.org","author":[{"literal":"World Bank"}],"issued":{"date-parts":[["2026"]]}}}],"schema":"https://github.com/citation-style-language/schema/raw/master/csl-citation.json"} </w:instrText>
      </w:r>
      <w:r>
        <w:fldChar w:fldCharType="separate"/>
      </w:r>
      <w:r w:rsidRPr="00A9357C">
        <w:rPr>
          <w:rFonts w:ascii="Aptos" w:hAnsi="Aptos"/>
        </w:rPr>
        <w:t>(World Bank, 2026)</w:t>
      </w:r>
      <w:r>
        <w:fldChar w:fldCharType="end"/>
      </w:r>
      <w:r w:rsidRPr="00A9357C">
        <w:t>.</w:t>
      </w:r>
    </w:p>
    <w:p w14:paraId="7D1E3ED0" w14:textId="2C7DCFA9" w:rsidR="00A9357C" w:rsidRDefault="00A9357C" w:rsidP="00A9357C">
      <w:pPr>
        <w:pStyle w:val="BodyText"/>
      </w:pPr>
      <w:r w:rsidRPr="00A9357C">
        <w:t>To identify well-studied and neglected host lineages, taxonomic coverage was summarized across plant species, genera, families, and phyla using the resolved GBIF data</w:t>
      </w:r>
      <w:r w:rsidR="00AE6938">
        <w:t xml:space="preserve"> </w:t>
      </w:r>
      <w:r w:rsidR="00AE6938">
        <w:fldChar w:fldCharType="begin"/>
      </w:r>
      <w:r w:rsidR="00AE6938">
        <w:instrText xml:space="preserve"> ADDIN ZOTERO_ITEM CSL_CITATION {"citationID":"DIwruZk2","properties":{"unsorted":false,"formattedCitation":"(GBIF Secretariat, 2023)","plainCitation":"(GBIF Secretariat, 2023)","noteIndex":0},"citationItems":[{"id":45208,"uris":["http://zotero.org/users/6275788/items/VGXIXQC6"],"itemData":{"id":45208,"type":"dataset","abstract":"The GBIF Backbone Taxonomy is a single, synthetic management classification with the goal of covering all names GBIF is dealing with. It's the taxonomic backbone that allows GBIF to integrate name based information from different resources, no matter if these are occurrence datasets, species pages, names from nomenclators or external sources like EOL, Genbank or IUCN. This backbone allows taxonomic search, browse and reporting operations across all those resources in a consistent way and to provide means to crosswalk names from one source to another. It is updated regulary through an automated process in which the Catalogue of Life acts as a starting point also providing the complete higher classification above families. Additional scientific names only found in other authoritative nomenclatural and taxonomic datasets are then merged into the tree, thus extending the original catalogue and broadening the backbones name coverage. The GBIF Backbone taxonomy also includes identifiers for Operational Taxonomic Units (OTUs) drawn from the barcoding resources iBOL and UNITE. International Barcode of Life project (iBOL), Barcode Index Numbers (BINs). BINs are connected to a taxon name and its classification by taking into account all names applied to the BIN and picking names with at least 80% consensus. If there is no consensus of name at the species level, the selection process is repeated moving up the major Linnaean ranks until consensus is achieved. UNITE - Unified system for the DNA based fungal species, Species Hypotheses (SHs). SHs are connected to a taxon name and its classification based on the determination of the RefS (reference sequence) if present or the RepS (representative sequence). In the latter case, if there is no match in the UNITE taxonomy, the lowest rank with 100% consensus within the SH will be used. The GBIF Backbone Taxonomy is available for download at https://hosted-datasets.gbif.org/datasets/backbone/ in different formats together with an archive of all previous versions. The following 105 sources have been used to assemble the GBIF backbone with number of names given in brackets: Catalogue of Life Checklist - 4766428 namesInternational Barcode of Life project (iBOL) Barcode Index Numbers (BINs) - 635951 namesUNITE - Unified system for the DNA based fungal species linked to the classification - 611208 namesThe Paleobiology Database - 212054 namesWorld Register of Marine Species - 188857 namesThe Interim Register of Marine and Nonmarine Genera - 183894 namesThe World Checklist of Vascular Plants (WCVP) - 131891 namesGBIF Backbone Taxonomy - 114350 namesTAXREF - 109374 namesThe Leipzig catalogue of vascular plants - 75380 namesZooBank - 73549 namesIntegrated Taxonomic Information System (ITIS) - 68377 namesPlazi.org taxonomic treatments database - 61346 namesGenome Taxonomy Database r207 - 60545 namesInternational Plant Names Index - 52329 namesFauna Europaea - 45077 namesThe National Checklist of Taiwan (Catalogue of Life in Taiwan, TaiCoL) - 36193 namesDyntaxa. Svensk taxonomisk databas - 35892 namesThe Plant List with literature - 32692 namesUnited Kingdom Species Inventory (UKSI) - 29643 namesArtsnavnebasen - 29208 namesThe IUCN Red List of Threatened Species - 21221 namesAfromoths, online database of Afrotropical moth species (Lepidoptera) - 13961 namesBrazilian Flora 2020 project - Projeto Flora do Brasil 2020 - 13829 namesProkaryotic Nomenclature Up-to-Date (PNU) - 10079 namesChecklist Dutch Species Register - Nederlands Soortenregister - 8814 namesICTV Master Species List (MSL) - 7852 namesCockroach Species File - 6020 namesGRIN Taxonomy - 5882 namesTaxon list of fungi and fungal-like organisms from Germany compiled by the DGfM - 4570 namesCatalogue of Afrotropical Bees - 3623 namesCatalogue of Tenebrionidae (Coleoptera) of North America - 3327 namesChecklist of Beetles (Coleoptera) of Canada and Alaska. Second Edition. - 3312 namesSystema Dipterorum - 2850 namesCatalogue of the Pterophoroidea of the World - 2807 namesThe Clements Checklist - 2675 namesTaxon list of Hymenoptera from Germany compiled in the context of the GBOL project - 2496 namesIOC World Bird List, v13.2 - 2366 namesOfficial Lists and Indexes of Names in Zoology - 2310 namesNational checklist of all species occurring in Denmark - 1922 namesMyriatrix - 1876 namesDatabase of Vascular Plants of Canada (VASCAN) - 1822 namesTaxon list of vascular plants from Bavaria, Germany compiled in the context of the BFL project - 1771 namesOrthoptera Species File - 1742 namesA list of the terrestrial fungi, flora and fauna of Madeira and Selvagens archipelagos - 1602 namesAphid Species File - 1565 namesWorld Spider Catalog - 1561 namesTaxon list of Jurassic Pisces of the Tethys Palaeo-Environment compiled at the SNSB-JME - 1270 namesBackbone Family Classification Patch - 1143 namesGBIF Algae Classification - 1100 namesInternational Cichorieae Network (ICN): Cichorieae Portal - 975 namesPsocodea Species File - 803 namesNew Zealand Marine Macroalgae Species Checklist - 787 namesAnnotated checklist of endemic species from the Western Balkans - 754 namesTaxon list of animals with German names (worldwide) compiled at the SMNS - 503 namesCatalogue of the Alucitoidea of the World - 472 namesLygaeoidea Species File - 462 namesCatálogo de Plantas y Líquenes de Colombia - 422 namesGBIF Backbone Patch - 317 namesPhasmida Species File - 259 namesCortinariaceae fetched from the Index Fungorum API - 234 namesCoreoidea Species File - 233 namesGTDB supplement - 139 namesMantodea Species File - 119 namesEndemic species in Taiwan - 93 namesTaxon list of Araneae from Germany compiled in the context of the GBOL project - 88 namesSpecies of Hominidae - 78 namesTaxon list of Sternorrhyncha from Germany compiled in the context of the GBOL project - 77 namesTaxon list of mosses from Germany compiled in the context of the GBOL project - 75 namesMammal Species of the World - 73 namesPlecoptera Species File - 71 namesSpecies Fungorum Plus - 64 namesCatalogue of the type specimens of Cosmopterigidae (Lepidoptera: Gelechioidea) from research collections of the Zoological Institute, Russian Academy of Sciences - 47 namesSpecies named after famous people - 41 namesDermaptera Species File - 36 namesTaxon list of Trichoptera from Germany compiled in the context of the GBOL project - 34 namesTrue Fruit Flies (Diptera, Tephritidae) of the Afrotropical Region - 33 namesRange and Regularities in the Distribution of Earthworms of the Earthworms of the USSR Fauna. Perel, 1979 - 32 namesTaxon list of Diplura from Germany compiled in the context of the GBOL project - 30 namesLista de referencia de especies de aves de Colombia - 2022 - 24 namesTaxon list of Auchenorrhyncha from Germany compiled in the context of the GBOL project - 20 namesCatalogue of the type specimens of Polycestinae (Coleoptera: Buprestidae) from research collections of the Zoological Institute, Russian Academy of Sciences - 19 namesTaxon list of Thysanoptera from Germany compiled in the context of the GBOL project - 19 namesLista de especies de vertebrados registrados en jurisdicción del Departamento del Huila - 18 namesTaxon list of Microcoryphia (Archaeognatha) from Germany compiled in the context of the GBOL project - 15 namesCatalogue of the type specimens of Bufonidae and Megophryidae (Amphibia: Anura) from research collections of the Zoological Institute, Russian Academy of Sciences - 12 namesGrylloblattodea Species File - 11 namesColeorrhyncha Species File - 9 namesTaxon list of liverworts from Germany compiled in the context of the GBOL project - 9 namesEmbioptera Species File - 7 namesTaxon list of Pisces and Cyclostoma from Germany compiled in the context of the GBOL project - 6 namesTaxon list of Pteridophyta from Germany compiled in the context of the GBOL project - 6 namesTaxon list of Siphonaptera from Germany compiled in the context of the GBOL project - 5 namesThe Earthworms of the Fauna of Russia. Perel, 1997 - 5 namesTaxon list of Zygentoma from Germany compiled in the context of the GBOL project - 4 namesAsiloid Flies: new taxa of Diptera: Apioceridae, Asilidae, and Mydidae - 3 namesTaxon list of Protura from Germany compiled in the context of the GBOL project - 3 namesTaxon list of hornworts from Germany compiled in the context of the GBOL project - 2 namesChrysididae Species File - 1 namesTaxon list of Dermaptera from Germany compiled in the context of the GBOL project - 1 namesTaxon list of Diplopoda from Germany in the context of the GBOL project - 1 namesTaxon list of Orthoptera (Grashoppers) from Germany compiled at the SNSB - 1 namesTaxon list of Pscoptera from Germany compiled in the context of the GBOL project - 1 namesTaxon list of Pseudoscorpiones from Germany compiled in the context of the GBOL project - 1 namesTaxon list of Raphidioptera from Germany compiled in the context of the GBOL project - 1 names","DOI":"10.15468/39OMEI","language":"en","license":"Creative Commons Attribution 4.0 International","medium":"Dataset Checklist","publisher":"GBIF Secretariat","source":"DOI.org (Datacite)","title":"GBIF Backbone Taxonomy","URL":"https://www.gbif.org/dataset/d7dddbf4-2cf0-4f39-9b2a-bb099caae36c","author":[{"literal":"GBIF Secretariat"}],"accessed":{"date-parts":[["2023",8,28]]},"issued":{"date-parts":[["2023"]]}}}],"schema":"https://github.com/citation-style-language/schema/raw/master/csl-citation.json"} </w:instrText>
      </w:r>
      <w:r w:rsidR="00AE6938">
        <w:fldChar w:fldCharType="separate"/>
      </w:r>
      <w:r w:rsidR="00AE6938" w:rsidRPr="00AE6938">
        <w:rPr>
          <w:rFonts w:ascii="Aptos" w:hAnsi="Aptos"/>
        </w:rPr>
        <w:t>(GBIF Secretariat, 2023)</w:t>
      </w:r>
      <w:r w:rsidR="00AE6938">
        <w:fldChar w:fldCharType="end"/>
      </w:r>
      <w:r w:rsidRPr="00A9357C">
        <w:t xml:space="preserve">. </w:t>
      </w:r>
      <w:r w:rsidR="00532226">
        <w:t>W</w:t>
      </w:r>
      <w:r w:rsidRPr="00A9357C">
        <w:t>e categorized the reported ecological interactions and biomes (e.g., endophytic, pathogenic, mutualistic) to evaluate the functional focus of the literature. Finally, a large language model workflow was deployed to screen the entire corpus for explicit and implicit claims of endophyte ubiquity, allowing us to directly test this foundational assumption against the historical weight of the published record.</w:t>
      </w:r>
    </w:p>
    <w:p w14:paraId="25561D29" w14:textId="4439EBF7" w:rsidR="009F4D6D" w:rsidRDefault="00F10295">
      <w:pPr>
        <w:pStyle w:val="Heading4"/>
      </w:pPr>
      <w:r>
        <w:t>Reproducibility and Validation</w:t>
      </w:r>
    </w:p>
    <w:p w14:paraId="62CDCE95" w14:textId="5063C09C" w:rsidR="0024411D" w:rsidRPr="0024411D" w:rsidRDefault="005A710C" w:rsidP="005F10B3">
      <w:pPr>
        <w:pStyle w:val="FirstParagraph"/>
      </w:pPr>
      <w:r w:rsidRPr="005A710C">
        <w:t xml:space="preserve">All data preprocessing, harmonization, and statistical analyses were performed programmatically to ensure full reproducibility. We developed a highly structured, version-controlled pipeline using both R </w:t>
      </w:r>
      <w:r w:rsidR="00486781">
        <w:t xml:space="preserve">(version 4.3.0) </w:t>
      </w:r>
      <w:r w:rsidRPr="005A710C">
        <w:t>and Python (version 3.13.5) development environments within Visual Studio Code (VSCode)</w:t>
      </w:r>
      <w:r w:rsidR="007127CB">
        <w:fldChar w:fldCharType="begin"/>
      </w:r>
      <w:r w:rsidR="00AB2456">
        <w:instrText xml:space="preserve"> ADDIN ZOTERO_ITEM CSL_CITATION {"citationID":"b4mynD0q","properties":{"unsorted":false,"formattedCitation":"(R Core Team, 2023; Python Software Foundation, 2025; Microsoft, 2026)","plainCitation":"(R Core Team, 2023; Python Software Foundation, 2025; Microsoft, 2026)","noteIndex":0},"citationItems":[{"id":46571,"uris":["http://zotero.org/users/6275788/items/5C8GVCNS"],"itemData":{"id":46571,"type":"document","note":"version: 1.120.0","title":"Visual Studio Code","URL":"https://code.visualstudio.com","author":[{"literal":"Microsoft"}],"issued":{"date-parts":[["2026"]]}}},{"id":46569,"uris":["http://zotero.org/users/6275788/items/ET8GBCNP"],"itemData":{"id":46569,"type":"book","title":"Python Language Reference, Version 3.13.5","URL":"https://www.python.org/","author":[{"literal":"Python Software Foundation"}],"issued":{"date-parts":[["2025"]]}}},{"id":39808,"uris":["http://zotero.org/users/6275788/items/8M2ZC62E"],"itemData":{"id":39808,"type":"software","publisher":"R Foundation for Statistical Computing","publisher-place":"Vienna, Austria","title":"R: A Language and Environment for Statistical Computing","URL":"https://www.R-project.org/","version":"4.3.0","author":[{"literal":"R Core Team"}],"issued":{"date-parts":[["2023"]]}}}],"schema":"https://github.com/citation-style-language/schema/raw/master/csl-citation.json"} </w:instrText>
      </w:r>
      <w:r w:rsidR="007127CB">
        <w:fldChar w:fldCharType="separate"/>
      </w:r>
      <w:r w:rsidR="00425F6B" w:rsidRPr="00425F6B">
        <w:rPr>
          <w:rFonts w:ascii="Aptos" w:hAnsi="Aptos"/>
        </w:rPr>
        <w:t>(R Core Team, 2023; Python Software Foundation, 2025; Microsoft, 2026)</w:t>
      </w:r>
      <w:r w:rsidR="007127CB">
        <w:fldChar w:fldCharType="end"/>
      </w:r>
      <w:r w:rsidRPr="005A710C">
        <w:t xml:space="preserve">. </w:t>
      </w:r>
    </w:p>
    <w:p w14:paraId="55660D20" w14:textId="2DD0B57E" w:rsidR="001E430A" w:rsidRDefault="0024411D" w:rsidP="0024411D">
      <w:pPr>
        <w:pStyle w:val="BodyText"/>
      </w:pPr>
      <w:r w:rsidRPr="0024411D">
        <w:t>All custom scripts used in this pipeline have been documented and are available to facilitate reproducing these analyses and figures</w:t>
      </w:r>
      <w:bookmarkStart w:id="31" w:name="supplementary-methods"/>
      <w:bookmarkEnd w:id="23"/>
      <w:bookmarkEnd w:id="30"/>
      <w:r w:rsidR="00E870A3">
        <w:t xml:space="preserve"> </w:t>
      </w:r>
      <w:commentRangeStart w:id="32"/>
      <w:commentRangeStart w:id="33"/>
      <w:commentRangeStart w:id="34"/>
      <w:r w:rsidR="00E870A3">
        <w:t>in</w:t>
      </w:r>
      <w:r w:rsidR="00F6547E">
        <w:t xml:space="preserve"> a Zenodo repository</w:t>
      </w:r>
      <w:r w:rsidR="00E870A3">
        <w:t>:</w:t>
      </w:r>
      <w:r w:rsidR="00F6547E">
        <w:t xml:space="preserve"> link </w:t>
      </w:r>
      <w:commentRangeStart w:id="35"/>
      <w:r w:rsidR="00F6547E">
        <w:t>XXX</w:t>
      </w:r>
      <w:commentRangeEnd w:id="32"/>
      <w:r w:rsidR="00C024F3">
        <w:rPr>
          <w:rStyle w:val="CommentReference"/>
          <w:sz w:val="24"/>
          <w:szCs w:val="24"/>
        </w:rPr>
        <w:commentReference w:id="32"/>
      </w:r>
      <w:commentRangeEnd w:id="33"/>
      <w:r w:rsidR="009122B4">
        <w:rPr>
          <w:rStyle w:val="CommentReference"/>
          <w:sz w:val="24"/>
          <w:szCs w:val="24"/>
        </w:rPr>
        <w:commentReference w:id="33"/>
      </w:r>
      <w:commentRangeEnd w:id="34"/>
      <w:r w:rsidR="00347251">
        <w:rPr>
          <w:rStyle w:val="CommentReference"/>
          <w:sz w:val="24"/>
          <w:szCs w:val="24"/>
        </w:rPr>
        <w:commentReference w:id="34"/>
      </w:r>
      <w:r w:rsidR="00347251">
        <w:t>.</w:t>
      </w:r>
      <w:commentRangeEnd w:id="35"/>
      <w:r w:rsidR="00F52713">
        <w:rPr>
          <w:rStyle w:val="CommentReference"/>
          <w:sz w:val="24"/>
          <w:szCs w:val="24"/>
        </w:rPr>
        <w:commentReference w:id="35"/>
      </w:r>
    </w:p>
    <w:p w14:paraId="78461FD9" w14:textId="5AAA1A24" w:rsidR="005A710C" w:rsidRDefault="001E430A" w:rsidP="0024411D">
      <w:pPr>
        <w:pStyle w:val="BodyText"/>
      </w:pPr>
      <w:r>
        <w:t xml:space="preserve">Further details about the methods are included in the Supplementary </w:t>
      </w:r>
      <w:r w:rsidR="004E4D48">
        <w:t>Information</w:t>
      </w:r>
      <w:r>
        <w:t>.</w:t>
      </w:r>
    </w:p>
    <w:p w14:paraId="25561D3C" w14:textId="77777777" w:rsidR="009F4D6D" w:rsidRDefault="00F10295">
      <w:pPr>
        <w:pStyle w:val="Heading2"/>
      </w:pPr>
      <w:bookmarkStart w:id="36" w:name="results"/>
      <w:bookmarkEnd w:id="20"/>
      <w:bookmarkEnd w:id="31"/>
      <w:r>
        <w:lastRenderedPageBreak/>
        <w:t>Results</w:t>
      </w:r>
    </w:p>
    <w:p w14:paraId="25561D3D" w14:textId="71DA1066" w:rsidR="009F4D6D" w:rsidRDefault="00F10295">
      <w:pPr>
        <w:pStyle w:val="Heading3"/>
      </w:pPr>
      <w:bookmarkStart w:id="37" w:name="Xce4a125c006b46a097d63f171ebf5d62496dca8"/>
      <w:commentRangeStart w:id="38"/>
      <w:r>
        <w:t xml:space="preserve">Prediction </w:t>
      </w:r>
      <w:r w:rsidR="005E4541">
        <w:t>1</w:t>
      </w:r>
      <w:r>
        <w:t>: The Evidence Base for Evaluating Endophyte Ubiquity</w:t>
      </w:r>
    </w:p>
    <w:p w14:paraId="4EE2B9FB" w14:textId="2B7B0B0E" w:rsidR="00680DDC" w:rsidRDefault="00A62257" w:rsidP="00356E8E">
      <w:pPr>
        <w:pStyle w:val="BodyText"/>
      </w:pPr>
      <w:r w:rsidRPr="00A62257">
        <w:t xml:space="preserve">To evaluate the prevalence of the ubiquity claim, the available texts of the initial screening </w:t>
      </w:r>
      <w:r w:rsidR="008D6BD6">
        <w:t>dataset</w:t>
      </w:r>
      <w:r w:rsidRPr="00A62257">
        <w:t xml:space="preserve"> (n = 21,891) were screened. The large language model</w:t>
      </w:r>
      <w:r w:rsidR="00D65B02">
        <w:t xml:space="preserve"> (LLM)</w:t>
      </w:r>
      <w:r w:rsidRPr="00A62257">
        <w:t xml:space="preserve"> pipeline successfully identified 586 positive ubiquity claims, representing 2.7% of this broader </w:t>
      </w:r>
      <w:r w:rsidR="008D6BD6">
        <w:t>dataset.</w:t>
      </w:r>
      <w:r w:rsidRPr="00A62257">
        <w:t xml:space="preserve"> These results comprised 334 explicit statements and 252 qualified ones.</w:t>
      </w:r>
      <w:commentRangeStart w:id="39"/>
      <w:commentRangeStart w:id="40"/>
      <w:commentRangeStart w:id="41"/>
      <w:r w:rsidRPr="00A62257">
        <w:t xml:space="preserve"> </w:t>
      </w:r>
      <w:r w:rsidR="006D0AFF" w:rsidRPr="006D0AFF">
        <w:t>The natural language processing model proved highly reliable, producing an average internal confidence score of 0.91 (scale 0</w:t>
      </w:r>
      <w:r w:rsidR="00A70A1A">
        <w:t>-</w:t>
      </w:r>
      <w:r w:rsidR="006D0AFF" w:rsidRPr="006D0AFF">
        <w:t xml:space="preserve">1). </w:t>
      </w:r>
      <w:r w:rsidR="005531DC">
        <w:t>N</w:t>
      </w:r>
      <w:r w:rsidR="006D0AFF" w:rsidRPr="006D0AFF">
        <w:t xml:space="preserve">early half (49.1%) of the identified ubiquity claims lacked exact keyword matches (e.g., 'ubiquitous', 'cosmopolitan', 'all plants'). </w:t>
      </w:r>
    </w:p>
    <w:commentRangeEnd w:id="39"/>
    <w:p w14:paraId="5C486D8B" w14:textId="77777777" w:rsidR="00A757BF" w:rsidRDefault="00C024F3" w:rsidP="00680DDC">
      <w:pPr>
        <w:pStyle w:val="BodyText"/>
      </w:pPr>
      <w:r>
        <w:rPr>
          <w:rStyle w:val="CommentReference"/>
          <w:sz w:val="24"/>
          <w:szCs w:val="24"/>
        </w:rPr>
        <w:commentReference w:id="39"/>
      </w:r>
      <w:commentRangeEnd w:id="40"/>
      <w:r w:rsidR="00512A4F">
        <w:rPr>
          <w:rStyle w:val="CommentReference"/>
          <w:sz w:val="24"/>
          <w:szCs w:val="24"/>
        </w:rPr>
        <w:commentReference w:id="40"/>
      </w:r>
      <w:commentRangeEnd w:id="41"/>
      <w:r w:rsidR="00E567F9">
        <w:rPr>
          <w:rStyle w:val="CommentReference"/>
          <w:sz w:val="24"/>
          <w:szCs w:val="24"/>
        </w:rPr>
        <w:commentReference w:id="41"/>
      </w:r>
      <w:r w:rsidR="00680DDC">
        <w:t>A</w:t>
      </w:r>
      <w:r w:rsidR="00A62257" w:rsidRPr="00A62257">
        <w:t xml:space="preserve">n evaluation of the taxonomic scope revealed that 545 of the 586 claims (93.0%) were constructed as </w:t>
      </w:r>
      <w:r w:rsidR="00DE67D0" w:rsidRPr="00DE67D0">
        <w:t>universal generalizations covering all fungal endophytes</w:t>
      </w:r>
      <w:r w:rsidR="00A62257" w:rsidRPr="00A62257">
        <w:t xml:space="preserve">, with fewer than 7% qualifying ubiquity specifically to an isolated fungal clade. </w:t>
      </w:r>
    </w:p>
    <w:p w14:paraId="6F52E89E" w14:textId="56493BFE" w:rsidR="0013095E" w:rsidRPr="00356E8E" w:rsidRDefault="00F12088" w:rsidP="00680DDC">
      <w:pPr>
        <w:pStyle w:val="BodyText"/>
      </w:pPr>
      <w:commentRangeStart w:id="42"/>
      <w:r w:rsidRPr="00F12088">
        <w:t xml:space="preserve">The final analysis </w:t>
      </w:r>
      <w:r w:rsidR="008D6BD6">
        <w:t>dataset</w:t>
      </w:r>
      <w:r w:rsidRPr="00F12088">
        <w:t xml:space="preserve"> (n = 18,750) was narrowed from the initial screening set (n = 21,891) by filtering out off-target records, including review papers and studies focused on bacterial endophytes. Within this final dataset, open-access full texts were accessible for 3,068 records (16.4%), while the remaining 15,682 records were evaluated at the abstract level. </w:t>
      </w:r>
      <w:commentRangeEnd w:id="42"/>
      <w:r w:rsidR="00B13487" w:rsidRPr="00B13487">
        <w:rPr>
          <w:rStyle w:val="CommentReference"/>
          <w:sz w:val="24"/>
          <w:szCs w:val="24"/>
        </w:rPr>
        <w:commentReference w:id="42"/>
      </w:r>
      <w:r w:rsidR="00B13487" w:rsidRPr="00B13487">
        <w:t>We u</w:t>
      </w:r>
      <w:r w:rsidR="00B13487">
        <w:t>sed</w:t>
      </w:r>
      <w:r w:rsidR="00B13487" w:rsidRPr="00B13487">
        <w:t xml:space="preserve"> this combined evidence base to test our remaining predictions, as sensitivity analyses confirmed statistical consistency between abstract-only and full-text subsets (see Supplementary Methods)</w:t>
      </w:r>
      <w:r w:rsidR="00B77E90">
        <w:t>.</w:t>
      </w:r>
      <w:commentRangeEnd w:id="38"/>
      <w:r w:rsidR="00BC04AE" w:rsidRPr="00356E8E">
        <w:rPr>
          <w:rStyle w:val="CommentReference"/>
          <w:sz w:val="24"/>
          <w:szCs w:val="24"/>
        </w:rPr>
        <w:commentReference w:id="38"/>
      </w:r>
    </w:p>
    <w:p w14:paraId="25561D3F" w14:textId="7A1440E4" w:rsidR="009F4D6D" w:rsidRDefault="00F10295">
      <w:pPr>
        <w:pStyle w:val="Heading3"/>
      </w:pPr>
      <w:bookmarkStart w:id="43" w:name="Xe7644d5979d5790e215c4bebff18d80e7709816"/>
      <w:bookmarkEnd w:id="37"/>
      <w:r>
        <w:t xml:space="preserve">Prediction </w:t>
      </w:r>
      <w:r w:rsidR="005E4541">
        <w:t>2</w:t>
      </w:r>
      <w:r>
        <w:t>: Research Effort is Geographically Clustered</w:t>
      </w:r>
    </w:p>
    <w:p w14:paraId="5ED75CE5" w14:textId="79A1F7D2" w:rsidR="00AE2C3E" w:rsidRPr="00A30DBD" w:rsidRDefault="00614A40" w:rsidP="00AE2C3E">
      <w:pPr>
        <w:pStyle w:val="FirstParagraph"/>
      </w:pPr>
      <w:r w:rsidRPr="00614A40">
        <w:t xml:space="preserve">Supporting our </w:t>
      </w:r>
      <w:r w:rsidR="006F7508">
        <w:t>second</w:t>
      </w:r>
      <w:r w:rsidRPr="00614A40">
        <w:t xml:space="preserve"> prediction, we found that fungal endophyte research is strongly concentrated in a small number of countri</w:t>
      </w:r>
      <w:r w:rsidRPr="0091416C">
        <w:t xml:space="preserve">es </w:t>
      </w:r>
      <w:r w:rsidR="0091416C" w:rsidRPr="0091416C">
        <w:t>(</w:t>
      </w:r>
      <w:r w:rsidR="0091416C" w:rsidRPr="0091416C">
        <w:fldChar w:fldCharType="begin"/>
      </w:r>
      <w:r w:rsidR="0091416C" w:rsidRPr="0091416C">
        <w:instrText xml:space="preserve"> REF _Ref231472351 \h </w:instrText>
      </w:r>
      <w:r w:rsidR="0091416C" w:rsidRPr="0091416C">
        <w:instrText xml:space="preserve"> \* MERGEFORMAT </w:instrText>
      </w:r>
      <w:r w:rsidR="0091416C" w:rsidRPr="0091416C">
        <w:fldChar w:fldCharType="separate"/>
      </w:r>
      <w:r w:rsidR="0091416C" w:rsidRPr="0091416C">
        <w:t xml:space="preserve">Figure </w:t>
      </w:r>
      <w:r w:rsidR="0091416C" w:rsidRPr="0091416C">
        <w:rPr>
          <w:noProof/>
        </w:rPr>
        <w:t>2</w:t>
      </w:r>
      <w:r w:rsidR="0091416C" w:rsidRPr="0091416C">
        <w:fldChar w:fldCharType="end"/>
      </w:r>
      <w:r w:rsidR="0091416C" w:rsidRPr="0091416C">
        <w:t>)</w:t>
      </w:r>
      <w:r w:rsidRPr="00614A40">
        <w:t xml:space="preserve">. </w:t>
      </w:r>
      <w:commentRangeStart w:id="44"/>
      <w:r w:rsidRPr="00614A40">
        <w:t xml:space="preserve">Of the 234 countries and territories analyzed, </w:t>
      </w:r>
      <w:r w:rsidR="00BC7A69">
        <w:t>1</w:t>
      </w:r>
      <w:r w:rsidR="00CF47C8">
        <w:t>3</w:t>
      </w:r>
      <w:r w:rsidR="00BC7A69">
        <w:t>3</w:t>
      </w:r>
      <w:r w:rsidRPr="00614A40">
        <w:t xml:space="preserve"> yielded fewer than five studies</w:t>
      </w:r>
      <w:commentRangeEnd w:id="44"/>
      <w:r w:rsidR="0008511D" w:rsidRPr="00614A40">
        <w:rPr>
          <w:rStyle w:val="CommentReference"/>
          <w:sz w:val="24"/>
          <w:szCs w:val="24"/>
        </w:rPr>
        <w:commentReference w:id="44"/>
      </w:r>
      <w:r w:rsidRPr="00614A40">
        <w:t>, classifying</w:t>
      </w:r>
      <w:r w:rsidR="00937708">
        <w:t xml:space="preserve"> </w:t>
      </w:r>
      <w:r w:rsidR="00C87B3D">
        <w:t>the majority of countries</w:t>
      </w:r>
      <w:r w:rsidRPr="00614A40">
        <w:t xml:space="preserve"> as under-studied. The</w:t>
      </w:r>
      <w:r w:rsidR="006A1F53">
        <w:t xml:space="preserve"> </w:t>
      </w:r>
      <w:r w:rsidRPr="00614A40">
        <w:t xml:space="preserve">research was concentrated in North America, Europe, and East Asia, leaving </w:t>
      </w:r>
      <w:r w:rsidR="00B412B3">
        <w:t>large</w:t>
      </w:r>
      <w:r w:rsidRPr="00614A40">
        <w:t xml:space="preserve"> </w:t>
      </w:r>
      <w:r w:rsidRPr="00614A40">
        <w:t>regions of Africa, Central Asia, and South America with highly fragmented evidence of sampling.</w:t>
      </w:r>
      <w:bookmarkStart w:id="45" w:name="X363a090ab845c1cd9af1469b32eaca1a3883740"/>
      <w:bookmarkEnd w:id="43"/>
    </w:p>
    <w:p w14:paraId="473C06FF" w14:textId="77777777" w:rsidR="001D4DFD" w:rsidRDefault="00A30DBD" w:rsidP="001D4DFD">
      <w:pPr>
        <w:pStyle w:val="BodyText"/>
        <w:keepNext/>
      </w:pPr>
      <w:r>
        <w:rPr>
          <w:noProof/>
        </w:rPr>
        <w:lastRenderedPageBreak/>
        <w:drawing>
          <wp:inline distT="0" distB="0" distL="0" distR="0" wp14:anchorId="72FE8B46" wp14:editId="71FD0C32">
            <wp:extent cx="5943600" cy="4572000"/>
            <wp:effectExtent l="0" t="0" r="0" b="0"/>
            <wp:docPr id="161814116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4572000"/>
                    </a:xfrm>
                    <a:prstGeom prst="rect">
                      <a:avLst/>
                    </a:prstGeom>
                    <a:noFill/>
                    <a:ln>
                      <a:noFill/>
                    </a:ln>
                  </pic:spPr>
                </pic:pic>
              </a:graphicData>
            </a:graphic>
          </wp:inline>
        </w:drawing>
      </w:r>
    </w:p>
    <w:p w14:paraId="497F52A9" w14:textId="42525D5E" w:rsidR="00A30DBD" w:rsidRPr="00A30DBD" w:rsidRDefault="001D4DFD" w:rsidP="00B965FF">
      <w:pPr>
        <w:pStyle w:val="BodyText"/>
      </w:pPr>
      <w:bookmarkStart w:id="46" w:name="_Ref231472351"/>
      <w:r w:rsidRPr="0044195F">
        <w:rPr>
          <w:b/>
          <w:bCs/>
        </w:rPr>
        <w:t xml:space="preserve">Figure </w:t>
      </w:r>
      <w:r w:rsidRPr="0044195F">
        <w:rPr>
          <w:b/>
          <w:bCs/>
        </w:rPr>
        <w:fldChar w:fldCharType="begin"/>
      </w:r>
      <w:r w:rsidRPr="0044195F">
        <w:rPr>
          <w:b/>
          <w:bCs/>
        </w:rPr>
        <w:instrText xml:space="preserve"> SEQ Figure \* ARABIC </w:instrText>
      </w:r>
      <w:r w:rsidRPr="0044195F">
        <w:rPr>
          <w:b/>
          <w:bCs/>
        </w:rPr>
        <w:fldChar w:fldCharType="separate"/>
      </w:r>
      <w:r w:rsidRPr="0044195F">
        <w:rPr>
          <w:b/>
          <w:bCs/>
          <w:noProof/>
        </w:rPr>
        <w:t>2</w:t>
      </w:r>
      <w:r w:rsidRPr="0044195F">
        <w:rPr>
          <w:b/>
          <w:bCs/>
        </w:rPr>
        <w:fldChar w:fldCharType="end"/>
      </w:r>
      <w:bookmarkEnd w:id="46"/>
      <w:r w:rsidRPr="0044195F">
        <w:rPr>
          <w:b/>
          <w:bCs/>
        </w:rPr>
        <w:t xml:space="preserve">: </w:t>
      </w:r>
      <w:r w:rsidRPr="0044195F">
        <w:rPr>
          <w:b/>
          <w:bCs/>
        </w:rPr>
        <w:t>Global distribution of fungal endophyte research effort, Robinson projection</w:t>
      </w:r>
      <w:r w:rsidRPr="0044195F">
        <w:t>. The map displays the number of studies per country based on a dataset of 18,750 publications. Of the 234 countries and territories analyzed, 133 have fewer than five recorded endophyte studies in our dataset. Research is heavily concentrated in North America, Europe, and East Asia, with large regions of Africa, Central Asia, and South America showing little to no research activity.</w:t>
      </w:r>
    </w:p>
    <w:p w14:paraId="25561D41" w14:textId="7CCBCA12" w:rsidR="009F4D6D" w:rsidRDefault="00F10295">
      <w:pPr>
        <w:pStyle w:val="Heading3"/>
      </w:pPr>
      <w:r>
        <w:t xml:space="preserve">Prediction </w:t>
      </w:r>
      <w:r w:rsidR="005E4541">
        <w:t>3</w:t>
      </w:r>
      <w:r>
        <w:t>: Biome and Host Representation are Non-Random</w:t>
      </w:r>
    </w:p>
    <w:p w14:paraId="25561D42" w14:textId="71838DD6" w:rsidR="009F4D6D" w:rsidRDefault="00F10295">
      <w:pPr>
        <w:pStyle w:val="FirstParagraph"/>
      </w:pPr>
      <w:r>
        <w:t xml:space="preserve">Consistent with Prediction </w:t>
      </w:r>
      <w:r w:rsidR="005E4541">
        <w:t>3</w:t>
      </w:r>
      <w:r>
        <w:t>, sampling effort was not only geographically clustered but also highly skewed across biomes and host taxa. Within and across countries, research was disproportionately focused on temperate forests and agricultural biomes, while biomes such as tropical and subtropical grasslands, savannas, and shrublands were under-sample</w:t>
      </w:r>
      <w:r w:rsidRPr="003B1BDC">
        <w:t>d (</w:t>
      </w:r>
      <w:r w:rsidR="003B1BDC" w:rsidRPr="003B1BDC">
        <w:fldChar w:fldCharType="begin"/>
      </w:r>
      <w:r w:rsidR="003B1BDC" w:rsidRPr="003B1BDC">
        <w:instrText xml:space="preserve"> REF _Ref231472380 \h </w:instrText>
      </w:r>
      <w:r w:rsidR="003B1BDC" w:rsidRPr="003B1BDC">
        <w:instrText xml:space="preserve"> \* MERGEFORMAT </w:instrText>
      </w:r>
      <w:r w:rsidR="003B1BDC" w:rsidRPr="003B1BDC">
        <w:fldChar w:fldCharType="separate"/>
      </w:r>
      <w:r w:rsidR="003B1BDC" w:rsidRPr="003B1BDC">
        <w:t xml:space="preserve">Figure </w:t>
      </w:r>
      <w:r w:rsidR="003B1BDC" w:rsidRPr="003B1BDC">
        <w:rPr>
          <w:noProof/>
        </w:rPr>
        <w:t>3</w:t>
      </w:r>
      <w:r w:rsidR="003B1BDC" w:rsidRPr="003B1BDC">
        <w:fldChar w:fldCharType="end"/>
      </w:r>
      <w:r w:rsidRPr="003B1BDC">
        <w:t xml:space="preserve">). </w:t>
      </w:r>
    </w:p>
    <w:p w14:paraId="73CE61EB" w14:textId="77777777" w:rsidR="001D4DFD" w:rsidRDefault="00E9594D" w:rsidP="001D4DFD">
      <w:pPr>
        <w:pStyle w:val="BodyText"/>
        <w:keepNext/>
      </w:pPr>
      <w:r>
        <w:rPr>
          <w:noProof/>
        </w:rPr>
        <w:lastRenderedPageBreak/>
        <w:drawing>
          <wp:inline distT="0" distB="0" distL="0" distR="0" wp14:anchorId="05C0C84E" wp14:editId="36B45C13">
            <wp:extent cx="5943600" cy="4572000"/>
            <wp:effectExtent l="0" t="0" r="0" b="0"/>
            <wp:docPr id="16348300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4572000"/>
                    </a:xfrm>
                    <a:prstGeom prst="rect">
                      <a:avLst/>
                    </a:prstGeom>
                    <a:noFill/>
                    <a:ln>
                      <a:noFill/>
                    </a:ln>
                  </pic:spPr>
                </pic:pic>
              </a:graphicData>
            </a:graphic>
          </wp:inline>
        </w:drawing>
      </w:r>
    </w:p>
    <w:p w14:paraId="0D4B9990" w14:textId="0D22613F" w:rsidR="00760974" w:rsidRPr="00B965FF" w:rsidRDefault="001D4DFD" w:rsidP="001D4DFD">
      <w:pPr>
        <w:pStyle w:val="Caption"/>
        <w:rPr>
          <w:i w:val="0"/>
          <w:iCs/>
        </w:rPr>
      </w:pPr>
      <w:bookmarkStart w:id="47" w:name="_Ref231472380"/>
      <w:r w:rsidRPr="00B965FF">
        <w:rPr>
          <w:b/>
          <w:bCs/>
          <w:i w:val="0"/>
          <w:iCs/>
        </w:rPr>
        <w:t xml:space="preserve">Figure </w:t>
      </w:r>
      <w:r w:rsidRPr="00B965FF">
        <w:rPr>
          <w:b/>
          <w:bCs/>
          <w:i w:val="0"/>
          <w:iCs/>
        </w:rPr>
        <w:fldChar w:fldCharType="begin"/>
      </w:r>
      <w:r w:rsidRPr="00B965FF">
        <w:rPr>
          <w:b/>
          <w:bCs/>
          <w:i w:val="0"/>
          <w:iCs/>
        </w:rPr>
        <w:instrText xml:space="preserve"> SEQ Figure \* ARABIC </w:instrText>
      </w:r>
      <w:r w:rsidRPr="00B965FF">
        <w:rPr>
          <w:b/>
          <w:bCs/>
          <w:i w:val="0"/>
          <w:iCs/>
        </w:rPr>
        <w:fldChar w:fldCharType="separate"/>
      </w:r>
      <w:r w:rsidRPr="00B965FF">
        <w:rPr>
          <w:b/>
          <w:bCs/>
          <w:i w:val="0"/>
          <w:iCs/>
          <w:noProof/>
        </w:rPr>
        <w:t>3</w:t>
      </w:r>
      <w:r w:rsidRPr="00B965FF">
        <w:rPr>
          <w:b/>
          <w:bCs/>
          <w:i w:val="0"/>
          <w:iCs/>
        </w:rPr>
        <w:fldChar w:fldCharType="end"/>
      </w:r>
      <w:bookmarkEnd w:id="47"/>
      <w:r w:rsidRPr="00B965FF">
        <w:rPr>
          <w:b/>
          <w:bCs/>
          <w:i w:val="0"/>
          <w:iCs/>
        </w:rPr>
        <w:t xml:space="preserve">: </w:t>
      </w:r>
      <w:r w:rsidRPr="00B965FF">
        <w:rPr>
          <w:b/>
          <w:bCs/>
          <w:i w:val="0"/>
          <w:iCs/>
        </w:rPr>
        <w:t>Heatmap of study counts by biome and country, displaying the top 10 categories of each.</w:t>
      </w:r>
      <w:r w:rsidRPr="00B965FF">
        <w:rPr>
          <w:i w:val="0"/>
          <w:iCs/>
        </w:rPr>
        <w:t xml:space="preserve"> This figure reveals that research effort is not only geographically clustered but also heavily skewed toward certain biomes. Temperate forests and agricultural systems are overrepresented in the literature, while biomes such as tropical and subtropical grasslands, savannas, and shrublands are significantly underrepresented, even within well-studied countries.</w:t>
      </w:r>
    </w:p>
    <w:p w14:paraId="0F139E08" w14:textId="605EA5DC" w:rsidR="00C5156E" w:rsidRDefault="00F10295">
      <w:pPr>
        <w:pStyle w:val="BodyText"/>
      </w:pPr>
      <w:commentRangeStart w:id="48"/>
      <w:r>
        <w:t>Host taxonomic representation was similarly imbalance</w:t>
      </w:r>
      <w:r w:rsidRPr="003B1BDC">
        <w:t>d (</w:t>
      </w:r>
      <w:r w:rsidR="003B1BDC" w:rsidRPr="003B1BDC">
        <w:fldChar w:fldCharType="begin"/>
      </w:r>
      <w:r w:rsidR="003B1BDC" w:rsidRPr="003B1BDC">
        <w:instrText xml:space="preserve"> REF _Ref231472399 \h </w:instrText>
      </w:r>
      <w:r w:rsidR="003B1BDC" w:rsidRPr="003B1BDC">
        <w:instrText xml:space="preserve"> \* MERGEFORMAT </w:instrText>
      </w:r>
      <w:r w:rsidR="003B1BDC" w:rsidRPr="003B1BDC">
        <w:fldChar w:fldCharType="separate"/>
      </w:r>
      <w:r w:rsidR="003B1BDC" w:rsidRPr="003B1BDC">
        <w:t xml:space="preserve">Figure </w:t>
      </w:r>
      <w:r w:rsidR="003B1BDC" w:rsidRPr="003B1BDC">
        <w:rPr>
          <w:noProof/>
        </w:rPr>
        <w:t>4</w:t>
      </w:r>
      <w:r w:rsidR="003B1BDC" w:rsidRPr="003B1BDC">
        <w:fldChar w:fldCharType="end"/>
      </w:r>
      <w:r w:rsidRPr="003B1BDC">
        <w:t>). A small nu</w:t>
      </w:r>
      <w:r>
        <w:t xml:space="preserve">mber of plant families, notably </w:t>
      </w:r>
      <w:r>
        <w:rPr>
          <w:i/>
          <w:iCs/>
        </w:rPr>
        <w:t>Poaceae</w:t>
      </w:r>
      <w:r>
        <w:t xml:space="preserve"> and </w:t>
      </w:r>
      <w:r>
        <w:rPr>
          <w:i/>
          <w:iCs/>
        </w:rPr>
        <w:t>Fabaceae</w:t>
      </w:r>
      <w:r>
        <w:t>, have received the majority of research attention</w:t>
      </w:r>
      <w:r w:rsidR="00F544F9">
        <w:t xml:space="preserve"> (Supplementary Figure </w:t>
      </w:r>
      <w:commentRangeStart w:id="49"/>
      <w:commentRangeStart w:id="50"/>
      <w:commentRangeStart w:id="51"/>
      <w:commentRangeStart w:id="52"/>
      <w:commentRangeStart w:id="53"/>
      <w:r w:rsidR="00F544F9">
        <w:t>1</w:t>
      </w:r>
      <w:commentRangeEnd w:id="51"/>
      <w:r w:rsidR="007C20D4">
        <w:rPr>
          <w:rStyle w:val="CommentReference"/>
          <w:sz w:val="24"/>
          <w:szCs w:val="24"/>
        </w:rPr>
        <w:commentReference w:id="51"/>
      </w:r>
      <w:commentRangeEnd w:id="52"/>
      <w:r w:rsidR="007B7F50">
        <w:rPr>
          <w:rStyle w:val="CommentReference"/>
          <w:sz w:val="24"/>
          <w:szCs w:val="24"/>
        </w:rPr>
        <w:commentReference w:id="52"/>
      </w:r>
      <w:commentRangeEnd w:id="53"/>
      <w:r w:rsidR="00970F1F">
        <w:rPr>
          <w:rStyle w:val="CommentReference"/>
          <w:sz w:val="24"/>
          <w:szCs w:val="24"/>
        </w:rPr>
        <w:commentReference w:id="53"/>
      </w:r>
      <w:commentRangeEnd w:id="49"/>
      <w:r w:rsidR="00011E26">
        <w:rPr>
          <w:rStyle w:val="CommentReference"/>
          <w:sz w:val="24"/>
          <w:szCs w:val="24"/>
        </w:rPr>
        <w:commentReference w:id="49"/>
      </w:r>
      <w:commentRangeEnd w:id="50"/>
      <w:r w:rsidR="00485234">
        <w:rPr>
          <w:rStyle w:val="CommentReference"/>
          <w:sz w:val="24"/>
          <w:szCs w:val="24"/>
        </w:rPr>
        <w:commentReference w:id="50"/>
      </w:r>
      <w:r w:rsidR="00F544F9">
        <w:t>)</w:t>
      </w:r>
      <w:r>
        <w:t xml:space="preserve">. </w:t>
      </w:r>
      <w:r w:rsidR="001F4936" w:rsidRPr="001F4936">
        <w:t xml:space="preserve">Poaceae makes up 24.4% of the plant hosts in the dataset. When grouped, </w:t>
      </w:r>
      <w:commentRangeStart w:id="54"/>
      <w:r w:rsidR="001F4936" w:rsidRPr="001F4936">
        <w:t>major agricultural gener</w:t>
      </w:r>
      <w:commentRangeEnd w:id="54"/>
      <w:r w:rsidR="002C618D" w:rsidRPr="001F4936">
        <w:rPr>
          <w:rStyle w:val="CommentReference"/>
          <w:sz w:val="24"/>
          <w:szCs w:val="24"/>
        </w:rPr>
        <w:commentReference w:id="54"/>
      </w:r>
      <w:r w:rsidR="001F4936" w:rsidRPr="001F4936">
        <w:t>a</w:t>
      </w:r>
      <w:r w:rsidR="001F4936">
        <w:t xml:space="preserve"> </w:t>
      </w:r>
      <w:r w:rsidR="001F4936" w:rsidRPr="001F4936">
        <w:t>constitute 38.8% of studied host plants.</w:t>
      </w:r>
      <w:r w:rsidR="001F4936">
        <w:t xml:space="preserve"> </w:t>
      </w:r>
      <w:r w:rsidR="00537FDB" w:rsidRPr="00537FDB">
        <w:t>Lolium alone accounts for 7.9% of the host records.</w:t>
      </w:r>
      <w:r w:rsidR="00537FDB">
        <w:t xml:space="preserve"> </w:t>
      </w:r>
      <w:r w:rsidR="00D34264">
        <w:t>The</w:t>
      </w:r>
      <w:r>
        <w:t xml:space="preserve"> analysis, which standardized host taxonomy against the GBIF backbone</w:t>
      </w:r>
      <w:r w:rsidR="0086675E">
        <w:t xml:space="preserve"> </w:t>
      </w:r>
      <w:r w:rsidR="0086675E">
        <w:fldChar w:fldCharType="begin"/>
      </w:r>
      <w:r w:rsidR="0086675E">
        <w:instrText xml:space="preserve"> ADDIN ZOTERO_ITEM CSL_CITATION {"citationID":"qHuPbdnn","properties":{"unsorted":false,"formattedCitation":"(GBIF Secretariat, 2023)","plainCitation":"(GBIF Secretariat, 2023)","noteIndex":0},"citationItems":[{"id":45208,"uris":["http://zotero.org/users/6275788/items/VGXIXQC6"],"itemData":{"id":45208,"type":"dataset","abstract":"The GBIF Backbone Taxonomy is a single, synthetic management classification with the goal of covering all names GBIF is dealing with. It's the taxonomic backbone that allows GBIF to integrate name based information from different resources, no matter if these are occurrence datasets, species pages, names from nomenclators or external sources like EOL, Genbank or IUCN. This backbone allows taxonomic search, browse and reporting operations across all those resources in a consistent way and to provide means to crosswalk names from one source to another. It is updated regulary through an automated process in which the Catalogue of Life acts as a starting point also providing the complete higher classification above families. Additional scientific names only found in other authoritative nomenclatural and taxonomic datasets are then merged into the tree, thus extending the original catalogue and broadening the backbones name coverage. The GBIF Backbone taxonomy also includes identifiers for Operational Taxonomic Units (OTUs) drawn from the barcoding resources iBOL and UNITE. International Barcode of Life project (iBOL), Barcode Index Numbers (BINs). BINs are connected to a taxon name and its classification by taking into account all names applied to the BIN and picking names with at least 80% consensus. If there is no consensus of name at the species level, the selection process is repeated moving up the major Linnaean ranks until consensus is achieved. UNITE - Unified system for the DNA based fungal species, Species Hypotheses (SHs). SHs are connected to a taxon name and its classification based on the determination of the RefS (reference sequence) if present or the RepS (representative sequence). In the latter case, if there is no match in the UNITE taxonomy, the lowest rank with 100% consensus within the SH will be used. The GBIF Backbone Taxonomy is available for download at https://hosted-datasets.gbif.org/datasets/backbone/ in different formats together with an archive of all previous versions. The following 105 sources have been used to assemble the GBIF backbone with number of names given in brackets: Catalogue of Life Checklist - 4766428 namesInternational Barcode of Life project (iBOL) Barcode Index Numbers (BINs) - 635951 namesUNITE - Unified system for the DNA based fungal species linked to the classification - 611208 namesThe Paleobiology Database - 212054 namesWorld Register of Marine Species - 188857 namesThe Interim Register of Marine and Nonmarine Genera - 183894 namesThe World Checklist of Vascular Plants (WCVP) - 131891 namesGBIF Backbone Taxonomy - 114350 namesTAXREF - 109374 namesThe Leipzig catalogue of vascular plants - 75380 namesZooBank - 73549 namesIntegrated Taxonomic Information System (ITIS) - 68377 namesPlazi.org taxonomic treatments database - 61346 namesGenome Taxonomy Database r207 - 60545 namesInternational Plant Names Index - 52329 namesFauna Europaea - 45077 namesThe National Checklist of Taiwan (Catalogue of Life in Taiwan, TaiCoL) - 36193 namesDyntaxa. Svensk taxonomisk databas - 35892 namesThe Plant List with literature - 32692 namesUnited Kingdom Species Inventory (UKSI) - 29643 namesArtsnavnebasen - 29208 namesThe IUCN Red List of Threatened Species - 21221 namesAfromoths, online database of Afrotropical moth species (Lepidoptera) - 13961 namesBrazilian Flora 2020 project - Projeto Flora do Brasil 2020 - 13829 namesProkaryotic Nomenclature Up-to-Date (PNU) - 10079 namesChecklist Dutch Species Register - Nederlands Soortenregister - 8814 namesICTV Master Species List (MSL) - 7852 namesCockroach Species File - 6020 namesGRIN Taxonomy - 5882 namesTaxon list of fungi and fungal-like organisms from Germany compiled by the DGfM - 4570 namesCatalogue of Afrotropical Bees - 3623 namesCatalogue of Tenebrionidae (Coleoptera) of North America - 3327 namesChecklist of Beetles (Coleoptera) of Canada and Alaska. Second Edition. - 3312 namesSystema Dipterorum - 2850 namesCatalogue of the Pterophoroidea of the World - 2807 namesThe Clements Checklist - 2675 namesTaxon list of Hymenoptera from Germany compiled in the context of the GBOL project - 2496 namesIOC World Bird List, v13.2 - 2366 namesOfficial Lists and Indexes of Names in Zoology - 2310 namesNational checklist of all species occurring in Denmark - 1922 namesMyriatrix - 1876 namesDatabase of Vascular Plants of Canada (VASCAN) - 1822 namesTaxon list of vascular plants from Bavaria, Germany compiled in the context of the BFL project - 1771 namesOrthoptera Species File - 1742 namesA list of the terrestrial fungi, flora and fauna of Madeira and Selvagens archipelagos - 1602 namesAphid Species File - 1565 namesWorld Spider Catalog - 1561 namesTaxon list of Jurassic Pisces of the Tethys Palaeo-Environment compiled at the SNSB-JME - 1270 namesBackbone Family Classification Patch - 1143 namesGBIF Algae Classification - 1100 namesInternational Cichorieae Network (ICN): Cichorieae Portal - 975 namesPsocodea Species File - 803 namesNew Zealand Marine Macroalgae Species Checklist - 787 namesAnnotated checklist of endemic species from the Western Balkans - 754 namesTaxon list of animals with German names (worldwide) compiled at the SMNS - 503 namesCatalogue of the Alucitoidea of the World - 472 namesLygaeoidea Species File - 462 namesCatálogo de Plantas y Líquenes de Colombia - 422 namesGBIF Backbone Patch - 317 namesPhasmida Species File - 259 namesCortinariaceae fetched from the Index Fungorum API - 234 namesCoreoidea Species File - 233 namesGTDB supplement - 139 namesMantodea Species File - 119 namesEndemic species in Taiwan - 93 namesTaxon list of Araneae from Germany compiled in the context of the GBOL project - 88 namesSpecies of Hominidae - 78 namesTaxon list of Sternorrhyncha from Germany compiled in the context of the GBOL project - 77 namesTaxon list of mosses from Germany compiled in the context of the GBOL project - 75 namesMammal Species of the World - 73 namesPlecoptera Species File - 71 namesSpecies Fungorum Plus - 64 namesCatalogue of the type specimens of Cosmopterigidae (Lepidoptera: Gelechioidea) from research collections of the Zoological Institute, Russian Academy of Sciences - 47 namesSpecies named after famous people - 41 namesDermaptera Species File - 36 namesTaxon list of Trichoptera from Germany compiled in the context of the GBOL project - 34 namesTrue Fruit Flies (Diptera, Tephritidae) of the Afrotropical Region - 33 namesRange and Regularities in the Distribution of Earthworms of the Earthworms of the USSR Fauna. Perel, 1979 - 32 namesTaxon list of Diplura from Germany compiled in the context of the GBOL project - 30 namesLista de referencia de especies de aves de Colombia - 2022 - 24 namesTaxon list of Auchenorrhyncha from Germany compiled in the context of the GBOL project - 20 namesCatalogue of the type specimens of Polycestinae (Coleoptera: Buprestidae) from research collections of the Zoological Institute, Russian Academy of Sciences - 19 namesTaxon list of Thysanoptera from Germany compiled in the context of the GBOL project - 19 namesLista de especies de vertebrados registrados en jurisdicción del Departamento del Huila - 18 namesTaxon list of Microcoryphia (Archaeognatha) from Germany compiled in the context of the GBOL project - 15 namesCatalogue of the type specimens of Bufonidae and Megophryidae (Amphibia: Anura) from research collections of the Zoological Institute, Russian Academy of Sciences - 12 namesGrylloblattodea Species File - 11 namesColeorrhyncha Species File - 9 namesTaxon list of liverworts from Germany compiled in the context of the GBOL project - 9 namesEmbioptera Species File - 7 namesTaxon list of Pisces and Cyclostoma from Germany compiled in the context of the GBOL project - 6 namesTaxon list of Pteridophyta from Germany compiled in the context of the GBOL project - 6 namesTaxon list of Siphonaptera from Germany compiled in the context of the GBOL project - 5 namesThe Earthworms of the Fauna of Russia. Perel, 1997 - 5 namesTaxon list of Zygentoma from Germany compiled in the context of the GBOL project - 4 namesAsiloid Flies: new taxa of Diptera: Apioceridae, Asilidae, and Mydidae - 3 namesTaxon list of Protura from Germany compiled in the context of the GBOL project - 3 namesTaxon list of hornworts from Germany compiled in the context of the GBOL project - 2 namesChrysididae Species File - 1 namesTaxon list of Dermaptera from Germany compiled in the context of the GBOL project - 1 namesTaxon list of Diplopoda from Germany in the context of the GBOL project - 1 namesTaxon list of Orthoptera (Grashoppers) from Germany compiled at the SNSB - 1 namesTaxon list of Pscoptera from Germany compiled in the context of the GBOL project - 1 namesTaxon list of Pseudoscorpiones from Germany compiled in the context of the GBOL project - 1 namesTaxon list of Raphidioptera from Germany compiled in the context of the GBOL project - 1 names","DOI":"10.15468/39OMEI","language":"en","license":"Creative Commons Attribution 4.0 International","medium":"Dataset Checklist","publisher":"GBIF Secretariat","source":"DOI.org (Datacite)","title":"GBIF Backbone Taxonomy","URL":"https://www.gbif.org/dataset/d7dddbf4-2cf0-4f39-9b2a-bb099caae36c","author":[{"literal":"GBIF Secretariat"}],"accessed":{"date-parts":[["2023",8,28]]},"issued":{"date-parts":[["2023"]]}}}],"schema":"https://github.com/citation-style-language/schema/raw/master/csl-citation.json"} </w:instrText>
      </w:r>
      <w:r w:rsidR="0086675E">
        <w:fldChar w:fldCharType="separate"/>
      </w:r>
      <w:r w:rsidR="00425F6B" w:rsidRPr="00425F6B">
        <w:rPr>
          <w:rFonts w:ascii="Aptos" w:hAnsi="Aptos"/>
        </w:rPr>
        <w:t>(GBIF Secretariat, 2023)</w:t>
      </w:r>
      <w:r w:rsidR="0086675E">
        <w:fldChar w:fldCharType="end"/>
      </w:r>
      <w:r>
        <w:t xml:space="preserve">, revealed that numerous plant </w:t>
      </w:r>
      <w:r w:rsidR="005774DE">
        <w:t>phyla</w:t>
      </w:r>
      <w:r>
        <w:t xml:space="preserve"> and families have no recorded endophyte studies.</w:t>
      </w:r>
      <w:r w:rsidR="00CA1FCE">
        <w:t xml:space="preserve"> </w:t>
      </w:r>
      <w:r w:rsidR="00C5156E" w:rsidRPr="00C5156E">
        <w:t xml:space="preserve">A strong taxonomic bias is also evident in the choice of </w:t>
      </w:r>
      <w:r w:rsidR="00313494">
        <w:t xml:space="preserve">studied host </w:t>
      </w:r>
      <w:r w:rsidR="00C5156E" w:rsidRPr="00C5156E">
        <w:t xml:space="preserve">plants. The research landscape is dominated by a few economically important agricultural grass species. </w:t>
      </w:r>
      <w:r w:rsidR="00886979" w:rsidRPr="00886979">
        <w:t xml:space="preserve">The top four most-studied host plants, </w:t>
      </w:r>
      <w:r w:rsidR="00886979" w:rsidRPr="00886979">
        <w:rPr>
          <w:i/>
          <w:iCs/>
        </w:rPr>
        <w:t>Lolium arundinaceum</w:t>
      </w:r>
      <w:r w:rsidR="00886979" w:rsidRPr="00886979">
        <w:t xml:space="preserve"> (tall fescue), </w:t>
      </w:r>
      <w:r w:rsidR="00886979" w:rsidRPr="00886979">
        <w:rPr>
          <w:i/>
          <w:iCs/>
        </w:rPr>
        <w:t>Oryza sativa</w:t>
      </w:r>
      <w:r w:rsidR="00886979" w:rsidRPr="00886979">
        <w:t xml:space="preserve"> (rice), </w:t>
      </w:r>
      <w:r w:rsidR="00886979" w:rsidRPr="00886979">
        <w:rPr>
          <w:i/>
          <w:iCs/>
        </w:rPr>
        <w:t>Zea mays</w:t>
      </w:r>
      <w:r w:rsidR="00886979" w:rsidRPr="00886979">
        <w:t xml:space="preserve"> (corn), and </w:t>
      </w:r>
      <w:r w:rsidR="00886979" w:rsidRPr="00886979">
        <w:rPr>
          <w:i/>
          <w:iCs/>
        </w:rPr>
        <w:t>Lolium perenne</w:t>
      </w:r>
      <w:r w:rsidR="00886979" w:rsidRPr="00886979">
        <w:t xml:space="preserve"> (perennial ryegrass), all belong to the family Poaceae</w:t>
      </w:r>
      <w:r w:rsidR="00C5156E" w:rsidRPr="00C5156E">
        <w:t xml:space="preserve">. </w:t>
      </w:r>
      <w:commentRangeEnd w:id="48"/>
      <w:r w:rsidR="00941FD7">
        <w:rPr>
          <w:rStyle w:val="CommentReference"/>
          <w:sz w:val="24"/>
          <w:szCs w:val="24"/>
        </w:rPr>
        <w:commentReference w:id="48"/>
      </w:r>
    </w:p>
    <w:p w14:paraId="25561D43" w14:textId="46A9CA74" w:rsidR="009F4D6D" w:rsidRDefault="00C5156E">
      <w:pPr>
        <w:pStyle w:val="BodyText"/>
      </w:pPr>
      <w:r w:rsidRPr="00C5156E">
        <w:lastRenderedPageBreak/>
        <w:t xml:space="preserve">This pattern of narrow focus extends to the </w:t>
      </w:r>
      <w:r w:rsidR="001902BF">
        <w:t xml:space="preserve">plants’ </w:t>
      </w:r>
      <w:r w:rsidRPr="00C5156E">
        <w:t>fungal partners. The most frequently studied fungal genera are those with well-known roles as agricultural pathogens, plant mutualists, or human health concerns.</w:t>
      </w:r>
      <w:commentRangeStart w:id="55"/>
      <w:r w:rsidRPr="00C5156E">
        <w:t xml:space="preserve"> Genera such as </w:t>
      </w:r>
      <w:r w:rsidRPr="00C5156E">
        <w:rPr>
          <w:i/>
          <w:iCs/>
        </w:rPr>
        <w:t>Fusarium</w:t>
      </w:r>
      <w:r w:rsidR="00183E00">
        <w:rPr>
          <w:i/>
          <w:iCs/>
        </w:rPr>
        <w:t xml:space="preserve"> </w:t>
      </w:r>
      <w:r w:rsidR="00183E00" w:rsidRPr="00183E00">
        <w:t>(11</w:t>
      </w:r>
      <w:r w:rsidR="00CF4538">
        <w:t>.1</w:t>
      </w:r>
      <w:r w:rsidR="00183E00" w:rsidRPr="00183E00">
        <w:t>% of the dataset)</w:t>
      </w:r>
      <w:r w:rsidRPr="00C5156E">
        <w:t>, </w:t>
      </w:r>
      <w:r w:rsidRPr="00C5156E">
        <w:rPr>
          <w:i/>
          <w:iCs/>
        </w:rPr>
        <w:t>Aspergillus</w:t>
      </w:r>
      <w:r w:rsidR="00183E00">
        <w:rPr>
          <w:i/>
          <w:iCs/>
        </w:rPr>
        <w:t xml:space="preserve"> </w:t>
      </w:r>
      <w:r w:rsidR="00183E00">
        <w:t>(8</w:t>
      </w:r>
      <w:r w:rsidR="00CF4538">
        <w:t>.1</w:t>
      </w:r>
      <w:r w:rsidR="00183E00">
        <w:t>% of the dataset)</w:t>
      </w:r>
      <w:r w:rsidRPr="00C5156E">
        <w:t>, and the grass symbiont </w:t>
      </w:r>
      <w:r w:rsidRPr="00552E2D">
        <w:rPr>
          <w:i/>
          <w:iCs/>
        </w:rPr>
        <w:t>Epichlo</w:t>
      </w:r>
      <w:r w:rsidR="00552E2D" w:rsidRPr="00552E2D">
        <w:rPr>
          <w:i/>
          <w:iCs/>
        </w:rPr>
        <w:t>ë</w:t>
      </w:r>
      <w:r w:rsidRPr="00C5156E">
        <w:t> </w:t>
      </w:r>
      <w:r w:rsidR="00183E00">
        <w:t>(</w:t>
      </w:r>
      <w:r w:rsidR="00CF4538">
        <w:t>7.8</w:t>
      </w:r>
      <w:r w:rsidR="00183E00">
        <w:t xml:space="preserve">% of the dataset) </w:t>
      </w:r>
      <w:r w:rsidRPr="00C5156E">
        <w:t>dominate the literature, while the broader diversity of fungal life remains largely unexplored in the context of endophytism.</w:t>
      </w:r>
      <w:commentRangeEnd w:id="55"/>
      <w:r w:rsidR="002D2DD7">
        <w:rPr>
          <w:rStyle w:val="CommentReference"/>
          <w:sz w:val="24"/>
          <w:szCs w:val="24"/>
        </w:rPr>
        <w:commentReference w:id="55"/>
      </w:r>
      <w:r w:rsidR="00183E00">
        <w:t xml:space="preserve"> </w:t>
      </w:r>
    </w:p>
    <w:p w14:paraId="09A7C5FD" w14:textId="77777777" w:rsidR="001D4DFD" w:rsidRDefault="00D54BDF" w:rsidP="001D4DFD">
      <w:pPr>
        <w:pStyle w:val="BodyText"/>
        <w:keepNext/>
      </w:pPr>
      <w:r>
        <w:rPr>
          <w:noProof/>
        </w:rPr>
        <w:lastRenderedPageBreak/>
        <w:drawing>
          <wp:inline distT="0" distB="0" distL="0" distR="0" wp14:anchorId="4BFBC84A" wp14:editId="150DD7F6">
            <wp:extent cx="5943600" cy="6858000"/>
            <wp:effectExtent l="0" t="0" r="0" b="0"/>
            <wp:docPr id="539664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6858000"/>
                    </a:xfrm>
                    <a:prstGeom prst="rect">
                      <a:avLst/>
                    </a:prstGeom>
                    <a:noFill/>
                    <a:ln>
                      <a:noFill/>
                    </a:ln>
                  </pic:spPr>
                </pic:pic>
              </a:graphicData>
            </a:graphic>
          </wp:inline>
        </w:drawing>
      </w:r>
    </w:p>
    <w:p w14:paraId="5EB572C9" w14:textId="0E7A806E" w:rsidR="001D4DFD" w:rsidRDefault="001D4DFD" w:rsidP="001D4DFD">
      <w:pPr>
        <w:pStyle w:val="BodyText"/>
      </w:pPr>
      <w:bookmarkStart w:id="56" w:name="_Ref231472399"/>
      <w:r w:rsidRPr="001D4DFD">
        <w:rPr>
          <w:b/>
          <w:bCs/>
        </w:rPr>
        <w:t xml:space="preserve">Figure </w:t>
      </w:r>
      <w:r w:rsidRPr="001D4DFD">
        <w:rPr>
          <w:b/>
          <w:bCs/>
        </w:rPr>
        <w:fldChar w:fldCharType="begin"/>
      </w:r>
      <w:r w:rsidRPr="001D4DFD">
        <w:rPr>
          <w:b/>
          <w:bCs/>
        </w:rPr>
        <w:instrText xml:space="preserve"> SEQ Figure \* ARABIC </w:instrText>
      </w:r>
      <w:r w:rsidRPr="001D4DFD">
        <w:rPr>
          <w:b/>
          <w:bCs/>
        </w:rPr>
        <w:fldChar w:fldCharType="separate"/>
      </w:r>
      <w:r>
        <w:rPr>
          <w:b/>
          <w:bCs/>
          <w:noProof/>
        </w:rPr>
        <w:t>4</w:t>
      </w:r>
      <w:r w:rsidRPr="001D4DFD">
        <w:rPr>
          <w:b/>
          <w:bCs/>
        </w:rPr>
        <w:fldChar w:fldCharType="end"/>
      </w:r>
      <w:bookmarkEnd w:id="56"/>
      <w:r w:rsidRPr="001D4DFD">
        <w:rPr>
          <w:b/>
          <w:bCs/>
        </w:rPr>
        <w:t xml:space="preserve">: </w:t>
      </w:r>
      <w:r w:rsidRPr="001D4DFD">
        <w:rPr>
          <w:b/>
          <w:bCs/>
        </w:rPr>
        <w:t>Host taxonomic representation in the endophyte literature.</w:t>
      </w:r>
      <w:r>
        <w:t xml:space="preserve"> This </w:t>
      </w:r>
      <w:commentRangeStart w:id="57"/>
      <w:commentRangeStart w:id="58"/>
      <w:commentRangeStart w:id="59"/>
      <w:commentRangeStart w:id="60"/>
      <w:commentRangeStart w:id="61"/>
      <w:r>
        <w:t>heatmap</w:t>
      </w:r>
      <w:commentRangeEnd w:id="57"/>
      <w:r>
        <w:rPr>
          <w:rStyle w:val="CommentReference"/>
          <w:sz w:val="24"/>
          <w:szCs w:val="24"/>
        </w:rPr>
        <w:commentReference w:id="57"/>
      </w:r>
      <w:commentRangeEnd w:id="58"/>
      <w:r w:rsidR="00E567F9">
        <w:rPr>
          <w:rStyle w:val="CommentReference"/>
          <w:sz w:val="24"/>
          <w:szCs w:val="24"/>
        </w:rPr>
        <w:commentReference w:id="58"/>
      </w:r>
      <w:commentRangeEnd w:id="59"/>
      <w:r w:rsidR="006A1F53">
        <w:rPr>
          <w:rStyle w:val="CommentReference"/>
          <w:sz w:val="24"/>
          <w:szCs w:val="24"/>
        </w:rPr>
        <w:commentReference w:id="59"/>
      </w:r>
      <w:commentRangeEnd w:id="60"/>
      <w:r w:rsidR="00EE7991">
        <w:rPr>
          <w:rStyle w:val="CommentReference"/>
          <w:sz w:val="24"/>
          <w:szCs w:val="24"/>
        </w:rPr>
        <w:commentReference w:id="60"/>
      </w:r>
      <w:commentRangeEnd w:id="61"/>
      <w:r w:rsidR="00D54BDF">
        <w:rPr>
          <w:rStyle w:val="CommentReference"/>
          <w:sz w:val="24"/>
          <w:szCs w:val="24"/>
        </w:rPr>
        <w:commentReference w:id="61"/>
      </w:r>
      <w:r>
        <w:t xml:space="preserve"> shows the concentration of studies on a limited number of plant species, genera, and families. Research is heavily biased toward economically important families such as </w:t>
      </w:r>
      <w:r>
        <w:rPr>
          <w:i/>
          <w:iCs/>
        </w:rPr>
        <w:t>Poaceae</w:t>
      </w:r>
      <w:r>
        <w:t xml:space="preserve"> and </w:t>
      </w:r>
      <w:r>
        <w:rPr>
          <w:i/>
          <w:iCs/>
        </w:rPr>
        <w:t>Fabaceae</w:t>
      </w:r>
      <w:r>
        <w:t xml:space="preserve">, while numerous other plant phyla and families, including early-diverging lineages like </w:t>
      </w:r>
      <w:r>
        <w:rPr>
          <w:i/>
          <w:iCs/>
        </w:rPr>
        <w:t>Charophyta</w:t>
      </w:r>
      <w:r>
        <w:t xml:space="preserve"> and </w:t>
      </w:r>
      <w:r>
        <w:rPr>
          <w:i/>
          <w:iCs/>
        </w:rPr>
        <w:t>Bryophyta</w:t>
      </w:r>
      <w:r>
        <w:t>, have few recorded endophyte studies.</w:t>
      </w:r>
    </w:p>
    <w:p w14:paraId="25561D44" w14:textId="1E2B2FA5" w:rsidR="009F4D6D" w:rsidRDefault="00F10295">
      <w:pPr>
        <w:pStyle w:val="Heading3"/>
      </w:pPr>
      <w:bookmarkStart w:id="62" w:name="X23ff396f6319c66185a3b610d3dc317dab3bf41"/>
      <w:bookmarkEnd w:id="45"/>
      <w:r>
        <w:lastRenderedPageBreak/>
        <w:t xml:space="preserve">Prediction </w:t>
      </w:r>
      <w:r w:rsidR="005E4541">
        <w:t>4</w:t>
      </w:r>
      <w:r>
        <w:t>: Study Intensity Increases with GDP</w:t>
      </w:r>
    </w:p>
    <w:p w14:paraId="714B636F" w14:textId="2B6C98CA" w:rsidR="00F46073" w:rsidRDefault="00383F95" w:rsidP="009F15C5">
      <w:pPr>
        <w:pStyle w:val="BodyText"/>
      </w:pPr>
      <w:r>
        <w:t>Consistent</w:t>
      </w:r>
      <w:r w:rsidR="0024060E" w:rsidRPr="0024060E">
        <w:t xml:space="preserve"> with Prediction </w:t>
      </w:r>
      <w:r w:rsidR="005E4541">
        <w:t>4</w:t>
      </w:r>
      <w:r w:rsidR="0024060E" w:rsidRPr="0024060E">
        <w:t>, we found a strong, positive</w:t>
      </w:r>
      <w:r>
        <w:t>, and significant</w:t>
      </w:r>
      <w:r w:rsidR="0024060E" w:rsidRPr="0024060E">
        <w:t xml:space="preserve"> correlation between a country's economic output and its endophyte research intensity. A country's log-transformed Gross Domestic Product (GDP) was a significant predictor of its log-transformed study count </w:t>
      </w:r>
      <w:commentRangeStart w:id="63"/>
      <w:commentRangeStart w:id="64"/>
      <w:r w:rsidR="0024060E" w:rsidRPr="0024060E">
        <w:t>(Spearman's ρ = 0.8</w:t>
      </w:r>
      <w:r w:rsidR="00F66BE1">
        <w:t>4</w:t>
      </w:r>
      <w:r w:rsidR="0024060E" w:rsidRPr="0024060E">
        <w:t xml:space="preserve">, </w:t>
      </w:r>
      <w:r w:rsidR="005E5130">
        <w:rPr>
          <w:i/>
          <w:iCs/>
        </w:rPr>
        <w:t>P</w:t>
      </w:r>
      <w:r w:rsidR="0024060E" w:rsidRPr="0024060E">
        <w:t xml:space="preserve"> &lt; 0.001</w:t>
      </w:r>
      <w:commentRangeEnd w:id="63"/>
      <w:r w:rsidR="00C024F3" w:rsidRPr="0024060E">
        <w:rPr>
          <w:rStyle w:val="CommentReference"/>
          <w:sz w:val="24"/>
          <w:szCs w:val="24"/>
        </w:rPr>
        <w:commentReference w:id="63"/>
      </w:r>
      <w:commentRangeEnd w:id="64"/>
      <w:r w:rsidR="00F66BE1" w:rsidRPr="0024060E">
        <w:rPr>
          <w:rStyle w:val="CommentReference"/>
          <w:sz w:val="24"/>
          <w:szCs w:val="24"/>
        </w:rPr>
        <w:commentReference w:id="64"/>
      </w:r>
      <w:r w:rsidR="0024060E" w:rsidRPr="0024060E">
        <w:t>), indicating that wealthier nations are studied more frequent</w:t>
      </w:r>
      <w:r w:rsidR="0024060E" w:rsidRPr="000E0C82">
        <w:t>ly (</w:t>
      </w:r>
      <w:r w:rsidR="000E0C82" w:rsidRPr="000E0C82">
        <w:fldChar w:fldCharType="begin"/>
      </w:r>
      <w:r w:rsidR="000E0C82" w:rsidRPr="000E0C82">
        <w:instrText xml:space="preserve"> REF _Ref231472425 \h </w:instrText>
      </w:r>
      <w:r w:rsidR="000E0C82" w:rsidRPr="000E0C82">
        <w:instrText xml:space="preserve"> \* MERGEFORMAT </w:instrText>
      </w:r>
      <w:r w:rsidR="000E0C82" w:rsidRPr="000E0C82">
        <w:fldChar w:fldCharType="separate"/>
      </w:r>
      <w:r w:rsidR="000E0C82" w:rsidRPr="000E0C82">
        <w:t xml:space="preserve">Figure </w:t>
      </w:r>
      <w:r w:rsidR="000E0C82" w:rsidRPr="000E0C82">
        <w:rPr>
          <w:noProof/>
        </w:rPr>
        <w:t>5</w:t>
      </w:r>
      <w:r w:rsidR="000E0C82" w:rsidRPr="000E0C82">
        <w:fldChar w:fldCharType="end"/>
      </w:r>
      <w:r w:rsidR="0024060E" w:rsidRPr="000E0C82">
        <w:t>). Furth</w:t>
      </w:r>
      <w:r w:rsidR="0024060E" w:rsidRPr="0024060E">
        <w:t xml:space="preserve">er multiple regression modeling revealed that GDP was a </w:t>
      </w:r>
      <w:r w:rsidR="00937708">
        <w:t>much</w:t>
      </w:r>
      <w:r w:rsidR="0024060E" w:rsidRPr="0024060E">
        <w:t xml:space="preserve"> superior predictor of study count compared to ecological metrics. When modeled</w:t>
      </w:r>
      <w:r w:rsidR="0024060E">
        <w:t xml:space="preserve"> </w:t>
      </w:r>
      <w:r w:rsidR="00F46073" w:rsidRPr="00F46073">
        <w:t>together, the predictive coefficient for economic status (log10 GDP:</w:t>
      </w:r>
      <w:r w:rsidR="005C6DD3">
        <w:t xml:space="preserve"> coefficient</w:t>
      </w:r>
      <w:r w:rsidR="00F46073" w:rsidRPr="00F46073">
        <w:t xml:space="preserve"> ~0.56, </w:t>
      </w:r>
      <w:r w:rsidR="005E5130">
        <w:rPr>
          <w:i/>
          <w:iCs/>
        </w:rPr>
        <w:t>P</w:t>
      </w:r>
      <w:r w:rsidR="00F46073" w:rsidRPr="00F46073">
        <w:t xml:space="preserve"> &lt; 0.001) overwhelmingly dominated the predictive effect of raw biodiversity (total species richness: </w:t>
      </w:r>
      <w:r w:rsidR="005C6DD3">
        <w:t xml:space="preserve">coefficient </w:t>
      </w:r>
      <w:r w:rsidR="00F46073" w:rsidRPr="00F46073">
        <w:t xml:space="preserve">&lt; 0.001, </w:t>
      </w:r>
      <w:r w:rsidR="005E5130">
        <w:rPr>
          <w:i/>
          <w:iCs/>
        </w:rPr>
        <w:t>P</w:t>
      </w:r>
      <w:r w:rsidR="00F46073" w:rsidRPr="00F46073">
        <w:t xml:space="preserve"> = 0.003). Likewise, independent non-parametric assessments confirmed that economic output (Spearman's ρ = 0.8</w:t>
      </w:r>
      <w:r w:rsidR="00C40652">
        <w:t>4</w:t>
      </w:r>
      <w:r w:rsidR="00F46073" w:rsidRPr="00F46073">
        <w:t xml:space="preserve">) correlates much more robustly with sampling intensity than does absolute species richness (Spearman's ρ = 0.58). </w:t>
      </w:r>
    </w:p>
    <w:p w14:paraId="7F135D01" w14:textId="77777777" w:rsidR="001D4DFD" w:rsidRDefault="0029529C" w:rsidP="001D4DFD">
      <w:pPr>
        <w:pStyle w:val="BodyText"/>
        <w:keepNext/>
      </w:pPr>
      <w:r>
        <w:rPr>
          <w:noProof/>
        </w:rPr>
        <w:drawing>
          <wp:inline distT="0" distB="0" distL="0" distR="0" wp14:anchorId="1B5DC2CF" wp14:editId="7F4E6F4C">
            <wp:extent cx="4114800" cy="4114800"/>
            <wp:effectExtent l="0" t="0" r="0" b="0"/>
            <wp:docPr id="2855427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114800" cy="4114800"/>
                    </a:xfrm>
                    <a:prstGeom prst="rect">
                      <a:avLst/>
                    </a:prstGeom>
                    <a:noFill/>
                    <a:ln>
                      <a:noFill/>
                    </a:ln>
                  </pic:spPr>
                </pic:pic>
              </a:graphicData>
            </a:graphic>
          </wp:inline>
        </w:drawing>
      </w:r>
    </w:p>
    <w:p w14:paraId="49B1B290" w14:textId="77777777" w:rsidR="001D4DFD" w:rsidRPr="009F15C5" w:rsidRDefault="001D4DFD" w:rsidP="001D4DFD">
      <w:pPr>
        <w:pStyle w:val="BodyText"/>
      </w:pPr>
      <w:bookmarkStart w:id="65" w:name="_Ref231472425"/>
      <w:r w:rsidRPr="001D4DFD">
        <w:rPr>
          <w:b/>
          <w:bCs/>
        </w:rPr>
        <w:t xml:space="preserve">Figure </w:t>
      </w:r>
      <w:r w:rsidRPr="001D4DFD">
        <w:rPr>
          <w:b/>
          <w:bCs/>
        </w:rPr>
        <w:fldChar w:fldCharType="begin"/>
      </w:r>
      <w:r w:rsidRPr="001D4DFD">
        <w:rPr>
          <w:b/>
          <w:bCs/>
        </w:rPr>
        <w:instrText xml:space="preserve"> SEQ Figure \* ARABIC </w:instrText>
      </w:r>
      <w:r w:rsidRPr="001D4DFD">
        <w:rPr>
          <w:b/>
          <w:bCs/>
        </w:rPr>
        <w:fldChar w:fldCharType="separate"/>
      </w:r>
      <w:r w:rsidRPr="001D4DFD">
        <w:rPr>
          <w:b/>
          <w:bCs/>
          <w:noProof/>
        </w:rPr>
        <w:t>5</w:t>
      </w:r>
      <w:r w:rsidRPr="001D4DFD">
        <w:rPr>
          <w:b/>
          <w:bCs/>
        </w:rPr>
        <w:fldChar w:fldCharType="end"/>
      </w:r>
      <w:bookmarkEnd w:id="65"/>
      <w:r w:rsidRPr="001D4DFD">
        <w:rPr>
          <w:b/>
          <w:bCs/>
        </w:rPr>
        <w:t xml:space="preserve">: </w:t>
      </w:r>
      <w:r w:rsidRPr="001D4DFD">
        <w:rPr>
          <w:b/>
          <w:bCs/>
        </w:rPr>
        <w:t>Relationship between a country's economic status and its endophyte research effort.</w:t>
      </w:r>
      <w:r w:rsidRPr="0020061A">
        <w:t xml:space="preserve"> A strong, positive correlation exists between a country's log-transformed Gross Domestic Product (GDP) and its log-transformed study count (Spearman’s ρ = 0.8</w:t>
      </w:r>
      <w:r>
        <w:t>4</w:t>
      </w:r>
      <w:r w:rsidRPr="0020061A">
        <w:t xml:space="preserve">, </w:t>
      </w:r>
      <w:r>
        <w:rPr>
          <w:i/>
          <w:iCs/>
        </w:rPr>
        <w:t>P</w:t>
      </w:r>
      <w:r w:rsidRPr="0020061A">
        <w:t xml:space="preserve"> &lt; 0.001), indicating that </w:t>
      </w:r>
      <w:commentRangeStart w:id="66"/>
      <w:r w:rsidRPr="0020061A">
        <w:t>wealthier</w:t>
      </w:r>
      <w:commentRangeEnd w:id="66"/>
      <w:r w:rsidRPr="0020061A">
        <w:rPr>
          <w:rStyle w:val="CommentReference"/>
          <w:sz w:val="24"/>
          <w:szCs w:val="24"/>
        </w:rPr>
        <w:commentReference w:id="66"/>
      </w:r>
      <w:r w:rsidRPr="0020061A">
        <w:t xml:space="preserve"> countries receive more research attention. The line represents a linear regression fit (lm), with the shaded area showing the 95% confidence interval.</w:t>
      </w:r>
    </w:p>
    <w:p w14:paraId="25561D46" w14:textId="77777777" w:rsidR="009F4D6D" w:rsidRDefault="00F10295" w:rsidP="00FB7CEC">
      <w:pPr>
        <w:pStyle w:val="Style1"/>
      </w:pPr>
      <w:bookmarkStart w:id="67" w:name="priority-outputs-for-future-sampling"/>
      <w:bookmarkEnd w:id="62"/>
      <w:commentRangeStart w:id="68"/>
      <w:r>
        <w:lastRenderedPageBreak/>
        <w:t xml:space="preserve">Priority Outputs for Future </w:t>
      </w:r>
      <w:commentRangeStart w:id="69"/>
      <w:r>
        <w:t>Sampling</w:t>
      </w:r>
      <w:commentRangeEnd w:id="69"/>
      <w:r w:rsidR="00C024F3">
        <w:rPr>
          <w:rStyle w:val="CommentReference"/>
          <w:sz w:val="28"/>
          <w:szCs w:val="28"/>
        </w:rPr>
        <w:commentReference w:id="69"/>
      </w:r>
      <w:commentRangeEnd w:id="68"/>
      <w:r w:rsidR="00D303F6">
        <w:rPr>
          <w:rStyle w:val="CommentReference"/>
          <w:sz w:val="28"/>
          <w:szCs w:val="28"/>
        </w:rPr>
        <w:commentReference w:id="68"/>
      </w:r>
    </w:p>
    <w:p w14:paraId="39277789" w14:textId="71B48215" w:rsidR="00085BBB" w:rsidRPr="000E0C82" w:rsidRDefault="00085BBB">
      <w:pPr>
        <w:pStyle w:val="Heading2"/>
        <w:rPr>
          <w:rFonts w:asciiTheme="minorHAnsi" w:eastAsiaTheme="minorHAnsi" w:hAnsiTheme="minorHAnsi" w:cstheme="minorBidi"/>
          <w:color w:val="auto"/>
          <w:sz w:val="24"/>
          <w:szCs w:val="24"/>
        </w:rPr>
      </w:pPr>
      <w:bookmarkStart w:id="70" w:name="discussion"/>
      <w:bookmarkEnd w:id="36"/>
      <w:bookmarkEnd w:id="67"/>
      <w:r w:rsidRPr="00085BBB">
        <w:rPr>
          <w:rFonts w:asciiTheme="minorHAnsi" w:eastAsiaTheme="minorHAnsi" w:hAnsiTheme="minorHAnsi" w:cstheme="minorBidi"/>
          <w:color w:val="auto"/>
          <w:sz w:val="24"/>
          <w:szCs w:val="24"/>
        </w:rPr>
        <w:t xml:space="preserve">Based on these identified gaps, </w:t>
      </w:r>
      <w:r w:rsidR="009C7418">
        <w:rPr>
          <w:rFonts w:asciiTheme="minorHAnsi" w:eastAsiaTheme="minorHAnsi" w:hAnsiTheme="minorHAnsi" w:cstheme="minorBidi"/>
          <w:color w:val="auto"/>
          <w:sz w:val="24"/>
          <w:szCs w:val="24"/>
        </w:rPr>
        <w:t>the</w:t>
      </w:r>
      <w:r w:rsidRPr="00085BBB">
        <w:rPr>
          <w:rFonts w:asciiTheme="minorHAnsi" w:eastAsiaTheme="minorHAnsi" w:hAnsiTheme="minorHAnsi" w:cstheme="minorBidi"/>
          <w:color w:val="auto"/>
          <w:sz w:val="24"/>
          <w:szCs w:val="24"/>
        </w:rPr>
        <w:t xml:space="preserve"> pipeline generated priority lists of understudied </w:t>
      </w:r>
      <w:r w:rsidR="00431824">
        <w:rPr>
          <w:rFonts w:asciiTheme="minorHAnsi" w:eastAsiaTheme="minorHAnsi" w:hAnsiTheme="minorHAnsi" w:cstheme="minorBidi"/>
          <w:color w:val="auto"/>
          <w:sz w:val="24"/>
          <w:szCs w:val="24"/>
        </w:rPr>
        <w:t xml:space="preserve">(n&lt;5 studies) </w:t>
      </w:r>
      <w:r w:rsidRPr="00085BBB">
        <w:rPr>
          <w:rFonts w:asciiTheme="minorHAnsi" w:eastAsiaTheme="minorHAnsi" w:hAnsiTheme="minorHAnsi" w:cstheme="minorBidi"/>
          <w:color w:val="auto"/>
          <w:sz w:val="24"/>
          <w:szCs w:val="24"/>
        </w:rPr>
        <w:t>countries and host taxa</w:t>
      </w:r>
      <w:r w:rsidR="003E5631">
        <w:rPr>
          <w:rFonts w:asciiTheme="minorHAnsi" w:eastAsiaTheme="minorHAnsi" w:hAnsiTheme="minorHAnsi" w:cstheme="minorBidi"/>
          <w:color w:val="auto"/>
          <w:sz w:val="24"/>
          <w:szCs w:val="24"/>
        </w:rPr>
        <w:t>, lists of which are included in the Supplementary Files</w:t>
      </w:r>
      <w:r w:rsidRPr="00085BBB">
        <w:rPr>
          <w:rFonts w:asciiTheme="minorHAnsi" w:eastAsiaTheme="minorHAnsi" w:hAnsiTheme="minorHAnsi" w:cstheme="minorBidi"/>
          <w:color w:val="auto"/>
          <w:sz w:val="24"/>
          <w:szCs w:val="24"/>
        </w:rPr>
        <w:t>. The result</w:t>
      </w:r>
      <w:r w:rsidRPr="000E0C82">
        <w:rPr>
          <w:rFonts w:asciiTheme="minorHAnsi" w:eastAsiaTheme="minorHAnsi" w:hAnsiTheme="minorHAnsi" w:cstheme="minorBidi"/>
          <w:color w:val="auto"/>
          <w:sz w:val="24"/>
          <w:szCs w:val="24"/>
        </w:rPr>
        <w:t xml:space="preserve">s highlight numerous plant genera and families with </w:t>
      </w:r>
      <w:r w:rsidR="00431824" w:rsidRPr="000E0C82">
        <w:rPr>
          <w:rFonts w:asciiTheme="minorHAnsi" w:eastAsiaTheme="minorHAnsi" w:hAnsiTheme="minorHAnsi" w:cstheme="minorBidi"/>
          <w:color w:val="auto"/>
          <w:sz w:val="24"/>
          <w:szCs w:val="24"/>
        </w:rPr>
        <w:t>minimal</w:t>
      </w:r>
      <w:r w:rsidRPr="000E0C82">
        <w:rPr>
          <w:rFonts w:asciiTheme="minorHAnsi" w:eastAsiaTheme="minorHAnsi" w:hAnsiTheme="minorHAnsi" w:cstheme="minorBidi"/>
          <w:color w:val="auto"/>
          <w:sz w:val="24"/>
          <w:szCs w:val="24"/>
        </w:rPr>
        <w:t xml:space="preserve"> representation in </w:t>
      </w:r>
      <w:r w:rsidRPr="000E0C82">
        <w:rPr>
          <w:rFonts w:asciiTheme="minorHAnsi" w:hAnsiTheme="minorHAnsi"/>
          <w:color w:val="auto"/>
          <w:sz w:val="24"/>
          <w:szCs w:val="24"/>
        </w:rPr>
        <w:t>the literature, including early-diverging lineages such as Charophyta and Bryophyta</w:t>
      </w:r>
      <w:r w:rsidR="00A2475B" w:rsidRPr="000E0C82">
        <w:rPr>
          <w:rFonts w:asciiTheme="minorHAnsi" w:hAnsiTheme="minorHAnsi"/>
          <w:color w:val="auto"/>
          <w:sz w:val="24"/>
          <w:szCs w:val="24"/>
        </w:rPr>
        <w:t xml:space="preserve"> (</w:t>
      </w:r>
      <w:r w:rsidR="000E0C82" w:rsidRPr="000E0C82">
        <w:rPr>
          <w:rFonts w:asciiTheme="minorHAnsi" w:hAnsiTheme="minorHAnsi"/>
          <w:color w:val="auto"/>
          <w:sz w:val="24"/>
          <w:szCs w:val="24"/>
        </w:rPr>
        <w:fldChar w:fldCharType="begin"/>
      </w:r>
      <w:r w:rsidR="000E0C82" w:rsidRPr="000E0C82">
        <w:rPr>
          <w:rFonts w:asciiTheme="minorHAnsi" w:hAnsiTheme="minorHAnsi"/>
          <w:color w:val="auto"/>
          <w:sz w:val="24"/>
          <w:szCs w:val="24"/>
        </w:rPr>
        <w:instrText xml:space="preserve"> REF _Ref231472399 \h </w:instrText>
      </w:r>
      <w:r w:rsidR="000E0C82" w:rsidRPr="000E0C82">
        <w:rPr>
          <w:rFonts w:asciiTheme="minorHAnsi" w:hAnsiTheme="minorHAnsi"/>
          <w:color w:val="auto"/>
          <w:sz w:val="24"/>
          <w:szCs w:val="24"/>
        </w:rPr>
      </w:r>
      <w:r w:rsidR="000E0C82" w:rsidRPr="000E0C82">
        <w:rPr>
          <w:rFonts w:asciiTheme="minorHAnsi" w:hAnsiTheme="minorHAnsi"/>
          <w:color w:val="auto"/>
          <w:sz w:val="24"/>
          <w:szCs w:val="24"/>
        </w:rPr>
        <w:instrText xml:space="preserve"> \* MERGEFORMAT </w:instrText>
      </w:r>
      <w:r w:rsidR="000E0C82" w:rsidRPr="000E0C82">
        <w:rPr>
          <w:rFonts w:asciiTheme="minorHAnsi" w:hAnsiTheme="minorHAnsi"/>
          <w:color w:val="auto"/>
          <w:sz w:val="24"/>
          <w:szCs w:val="24"/>
        </w:rPr>
        <w:fldChar w:fldCharType="separate"/>
      </w:r>
      <w:r w:rsidR="000E0C82" w:rsidRPr="000E0C82">
        <w:rPr>
          <w:rFonts w:asciiTheme="minorHAnsi" w:hAnsiTheme="minorHAnsi"/>
          <w:color w:val="auto"/>
          <w:sz w:val="24"/>
          <w:szCs w:val="24"/>
        </w:rPr>
        <w:t>Figure 4</w:t>
      </w:r>
      <w:r w:rsidR="000E0C82" w:rsidRPr="000E0C82">
        <w:rPr>
          <w:rFonts w:asciiTheme="minorHAnsi" w:hAnsiTheme="minorHAnsi"/>
          <w:color w:val="auto"/>
          <w:sz w:val="24"/>
          <w:szCs w:val="24"/>
        </w:rPr>
        <w:fldChar w:fldCharType="end"/>
      </w:r>
      <w:r w:rsidR="00A2475B" w:rsidRPr="000E0C82">
        <w:rPr>
          <w:rFonts w:asciiTheme="minorHAnsi" w:hAnsiTheme="minorHAnsi"/>
          <w:color w:val="auto"/>
          <w:sz w:val="24"/>
          <w:szCs w:val="24"/>
        </w:rPr>
        <w:t>)</w:t>
      </w:r>
      <w:r w:rsidRPr="000E0C82">
        <w:rPr>
          <w:rFonts w:asciiTheme="minorHAnsi" w:hAnsiTheme="minorHAnsi"/>
          <w:color w:val="auto"/>
          <w:sz w:val="24"/>
          <w:szCs w:val="24"/>
        </w:rPr>
        <w:t xml:space="preserve">. </w:t>
      </w:r>
      <w:r w:rsidR="00A366BC" w:rsidRPr="000E0C82">
        <w:rPr>
          <w:rFonts w:asciiTheme="minorHAnsi" w:hAnsiTheme="minorHAnsi"/>
          <w:color w:val="auto"/>
          <w:sz w:val="24"/>
          <w:szCs w:val="24"/>
        </w:rPr>
        <w:t xml:space="preserve">Likewise, </w:t>
      </w:r>
      <w:r w:rsidR="00D303F6">
        <w:rPr>
          <w:rFonts w:asciiTheme="minorHAnsi" w:hAnsiTheme="minorHAnsi"/>
          <w:color w:val="auto"/>
          <w:sz w:val="24"/>
          <w:szCs w:val="24"/>
        </w:rPr>
        <w:t>the majority of countries (133)</w:t>
      </w:r>
      <w:r w:rsidR="009F6377" w:rsidRPr="000E0C82">
        <w:rPr>
          <w:rFonts w:asciiTheme="minorHAnsi" w:hAnsiTheme="minorHAnsi"/>
          <w:color w:val="auto"/>
          <w:sz w:val="24"/>
          <w:szCs w:val="24"/>
        </w:rPr>
        <w:t xml:space="preserve">, </w:t>
      </w:r>
      <w:r w:rsidR="00A366BC" w:rsidRPr="000E0C82">
        <w:rPr>
          <w:rFonts w:asciiTheme="minorHAnsi" w:hAnsiTheme="minorHAnsi"/>
          <w:color w:val="auto"/>
          <w:sz w:val="24"/>
          <w:szCs w:val="24"/>
        </w:rPr>
        <w:t xml:space="preserve">including </w:t>
      </w:r>
      <w:r w:rsidR="003C0A85">
        <w:rPr>
          <w:rFonts w:asciiTheme="minorHAnsi" w:hAnsiTheme="minorHAnsi"/>
          <w:color w:val="auto"/>
          <w:sz w:val="24"/>
          <w:szCs w:val="24"/>
        </w:rPr>
        <w:t xml:space="preserve">high-biodiversity locations including </w:t>
      </w:r>
      <w:r w:rsidR="00A366BC" w:rsidRPr="000E0C82">
        <w:rPr>
          <w:rFonts w:asciiTheme="minorHAnsi" w:hAnsiTheme="minorHAnsi"/>
          <w:color w:val="auto"/>
          <w:sz w:val="24"/>
          <w:szCs w:val="24"/>
        </w:rPr>
        <w:t>Angola, Armenia, and the Bahamas</w:t>
      </w:r>
      <w:r w:rsidR="00A2475B" w:rsidRPr="000E0C82">
        <w:rPr>
          <w:rFonts w:asciiTheme="minorHAnsi" w:hAnsiTheme="minorHAnsi"/>
          <w:color w:val="auto"/>
          <w:sz w:val="24"/>
          <w:szCs w:val="24"/>
        </w:rPr>
        <w:t xml:space="preserve"> (</w:t>
      </w:r>
      <w:r w:rsidR="000E0C82" w:rsidRPr="000E0C82">
        <w:rPr>
          <w:rFonts w:asciiTheme="minorHAnsi" w:hAnsiTheme="minorHAnsi"/>
          <w:color w:val="auto"/>
          <w:sz w:val="24"/>
          <w:szCs w:val="24"/>
        </w:rPr>
        <w:fldChar w:fldCharType="begin"/>
      </w:r>
      <w:r w:rsidR="000E0C82" w:rsidRPr="000E0C82">
        <w:rPr>
          <w:rFonts w:asciiTheme="minorHAnsi" w:hAnsiTheme="minorHAnsi"/>
          <w:color w:val="auto"/>
          <w:sz w:val="24"/>
          <w:szCs w:val="24"/>
        </w:rPr>
        <w:instrText xml:space="preserve"> REF _Ref231472351 \h </w:instrText>
      </w:r>
      <w:r w:rsidR="000E0C82" w:rsidRPr="000E0C82">
        <w:rPr>
          <w:rFonts w:asciiTheme="minorHAnsi" w:hAnsiTheme="minorHAnsi"/>
          <w:color w:val="auto"/>
          <w:sz w:val="24"/>
          <w:szCs w:val="24"/>
        </w:rPr>
      </w:r>
      <w:r w:rsidR="000E0C82" w:rsidRPr="000E0C82">
        <w:rPr>
          <w:rFonts w:asciiTheme="minorHAnsi" w:hAnsiTheme="minorHAnsi"/>
          <w:color w:val="auto"/>
          <w:sz w:val="24"/>
          <w:szCs w:val="24"/>
        </w:rPr>
        <w:instrText xml:space="preserve"> \* MERGEFORMAT </w:instrText>
      </w:r>
      <w:r w:rsidR="000E0C82" w:rsidRPr="000E0C82">
        <w:rPr>
          <w:rFonts w:asciiTheme="minorHAnsi" w:hAnsiTheme="minorHAnsi"/>
          <w:color w:val="auto"/>
          <w:sz w:val="24"/>
          <w:szCs w:val="24"/>
        </w:rPr>
        <w:fldChar w:fldCharType="separate"/>
      </w:r>
      <w:r w:rsidR="000E0C82" w:rsidRPr="000E0C82">
        <w:rPr>
          <w:rFonts w:asciiTheme="minorHAnsi" w:hAnsiTheme="minorHAnsi"/>
          <w:color w:val="auto"/>
          <w:sz w:val="24"/>
          <w:szCs w:val="24"/>
        </w:rPr>
        <w:t>Figure 2</w:t>
      </w:r>
      <w:r w:rsidR="000E0C82" w:rsidRPr="000E0C82">
        <w:rPr>
          <w:rFonts w:asciiTheme="minorHAnsi" w:hAnsiTheme="minorHAnsi"/>
          <w:color w:val="auto"/>
          <w:sz w:val="24"/>
          <w:szCs w:val="24"/>
        </w:rPr>
        <w:fldChar w:fldCharType="end"/>
      </w:r>
      <w:r w:rsidR="00A2475B" w:rsidRPr="000E0C82">
        <w:rPr>
          <w:rFonts w:asciiTheme="minorHAnsi" w:hAnsiTheme="minorHAnsi"/>
          <w:color w:val="auto"/>
          <w:sz w:val="24"/>
          <w:szCs w:val="24"/>
        </w:rPr>
        <w:t>)</w:t>
      </w:r>
      <w:r w:rsidR="009F6377" w:rsidRPr="000E0C82">
        <w:rPr>
          <w:rFonts w:asciiTheme="minorHAnsi" w:hAnsiTheme="minorHAnsi"/>
          <w:color w:val="auto"/>
          <w:sz w:val="24"/>
          <w:szCs w:val="24"/>
        </w:rPr>
        <w:t>, r</w:t>
      </w:r>
      <w:r w:rsidR="00A366BC" w:rsidRPr="000E0C82">
        <w:rPr>
          <w:rFonts w:asciiTheme="minorHAnsi" w:hAnsiTheme="minorHAnsi"/>
          <w:color w:val="auto"/>
          <w:sz w:val="24"/>
          <w:szCs w:val="24"/>
        </w:rPr>
        <w:t>emain severely understudied, with fewer than five studies captured in our global dataset</w:t>
      </w:r>
      <w:r w:rsidR="00A366BC" w:rsidRPr="000E0C82">
        <w:rPr>
          <w:rFonts w:asciiTheme="minorHAnsi" w:eastAsiaTheme="minorHAnsi" w:hAnsiTheme="minorHAnsi" w:cstheme="minorBidi"/>
          <w:color w:val="auto"/>
          <w:sz w:val="24"/>
          <w:szCs w:val="24"/>
        </w:rPr>
        <w:t>.</w:t>
      </w:r>
      <w:r w:rsidRPr="000E0C82">
        <w:rPr>
          <w:rFonts w:asciiTheme="minorHAnsi" w:eastAsiaTheme="minorHAnsi" w:hAnsiTheme="minorHAnsi" w:cstheme="minorBidi"/>
          <w:color w:val="auto"/>
          <w:sz w:val="24"/>
          <w:szCs w:val="24"/>
        </w:rPr>
        <w:t xml:space="preserve"> </w:t>
      </w:r>
    </w:p>
    <w:p w14:paraId="57C366A5" w14:textId="77777777" w:rsidR="003A6160" w:rsidRDefault="003A6160" w:rsidP="00FB7CEC">
      <w:pPr>
        <w:pStyle w:val="Style1"/>
      </w:pPr>
      <w:r w:rsidRPr="003A6160">
        <w:t xml:space="preserve">Functional Guild Representation in the Literature </w:t>
      </w:r>
    </w:p>
    <w:p w14:paraId="3E6D34A4" w14:textId="5AEF0481" w:rsidR="003A6160" w:rsidRDefault="00FB24E9" w:rsidP="003A6160">
      <w:pPr>
        <w:pStyle w:val="BodyText"/>
      </w:pPr>
      <w:commentRangeStart w:id="71"/>
      <w:r w:rsidRPr="00FB24E9">
        <w:t>While geographic and taxonomic gaps represent a limitation of the current evidence ba</w:t>
      </w:r>
      <w:r w:rsidRPr="009C7418">
        <w:t xml:space="preserve">se, </w:t>
      </w:r>
      <w:r w:rsidR="009C7418" w:rsidRPr="009C7418">
        <w:t>it was also necessary to determine if the literature was functionally constrained. To evaluate the functional focus of the global evidence base, the primary ecological guilds reported across the extracted plant-fungus interactions were categorized.</w:t>
      </w:r>
      <w:commentRangeEnd w:id="71"/>
      <w:r w:rsidR="00DD03E4" w:rsidRPr="009C7418">
        <w:rPr>
          <w:rStyle w:val="CommentReference"/>
          <w:sz w:val="24"/>
          <w:szCs w:val="24"/>
        </w:rPr>
        <w:commentReference w:id="71"/>
      </w:r>
      <w:r w:rsidR="009C7418" w:rsidRPr="009C7418">
        <w:t xml:space="preserve"> Results indicate that the literature is not </w:t>
      </w:r>
      <w:r w:rsidR="00FC40F1">
        <w:t>exclusively</w:t>
      </w:r>
      <w:r w:rsidR="003A6160" w:rsidRPr="003A6160">
        <w:t xml:space="preserve"> focused on benign commensalism</w:t>
      </w:r>
      <w:r w:rsidR="00FC40F1">
        <w:t xml:space="preserve"> and instead</w:t>
      </w:r>
      <w:r w:rsidR="003A6160" w:rsidRPr="003A6160">
        <w:t xml:space="preserve"> reflects a broad functional continuum. While purely endophytic (asymptomatic) relationships comprised the plurality of documented interactions </w:t>
      </w:r>
      <w:commentRangeStart w:id="72"/>
      <w:r w:rsidR="003A6160" w:rsidRPr="003A6160">
        <w:t>(42.5%; representing 50.9% of studies)</w:t>
      </w:r>
      <w:commentRangeEnd w:id="72"/>
      <w:r w:rsidR="00C024F3" w:rsidRPr="003A6160">
        <w:rPr>
          <w:rStyle w:val="CommentReference"/>
          <w:sz w:val="24"/>
          <w:szCs w:val="24"/>
        </w:rPr>
        <w:commentReference w:id="72"/>
      </w:r>
      <w:r w:rsidR="003A6160" w:rsidRPr="003A6160">
        <w:t xml:space="preserve">, a substantial proportion of the literature focuses on pathogenic relationships (35.1% of interactions; 27.1% of studies). </w:t>
      </w:r>
      <w:r w:rsidR="00597004" w:rsidRPr="00597004">
        <w:t>These metrics diverge because individual publications frequently document multiple distinct plant</w:t>
      </w:r>
      <w:r w:rsidR="00597004">
        <w:t>-</w:t>
      </w:r>
      <w:r w:rsidR="00597004" w:rsidRPr="00597004">
        <w:t>fungus interaction pairs across different guilds; discrete interaction pairs provide the highest-resolution unit for quantifying explicit functional focus.</w:t>
      </w:r>
      <w:r w:rsidR="003C3F0B">
        <w:t xml:space="preserve"> </w:t>
      </w:r>
      <w:r w:rsidR="00680DDC">
        <w:t>T</w:t>
      </w:r>
      <w:r w:rsidR="003A6160" w:rsidRPr="003A6160">
        <w:t xml:space="preserve">he dataset captured significant functional overlap with other established guilds, with 10.3% of documented endophyte interactions explicitly involving mycorrhizal contexts, and 4.9% focused on antagonistic or biocontrol applications. </w:t>
      </w:r>
    </w:p>
    <w:p w14:paraId="2D808EDC" w14:textId="2D273639" w:rsidR="002B2FF2" w:rsidRPr="002B2FF2" w:rsidRDefault="002B2FF2" w:rsidP="002B2FF2">
      <w:pPr>
        <w:pStyle w:val="Style1"/>
      </w:pPr>
      <w:r w:rsidRPr="002B2FF2">
        <w:t xml:space="preserve">Sensitivity Analysis: Abstract and Full-Text Consistency </w:t>
      </w:r>
      <w:r w:rsidRPr="003A6160">
        <w:t xml:space="preserve"> </w:t>
      </w:r>
    </w:p>
    <w:p w14:paraId="0E78B4AF" w14:textId="725159E1" w:rsidR="004A5F76" w:rsidRDefault="00590374" w:rsidP="003A6160">
      <w:pPr>
        <w:pStyle w:val="BodyText"/>
      </w:pPr>
      <w:r w:rsidRPr="00590374">
        <w:t>To test the reliability of our abstract-led audit, we performed a comparative sensitivity analysis between the abstract and full-text datasets.</w:t>
      </w:r>
      <w:r w:rsidR="004A5F76" w:rsidRPr="004A5F76">
        <w:t xml:space="preserve"> The abstract-only data</w:t>
      </w:r>
      <w:r w:rsidR="008D6BD6">
        <w:t>set</w:t>
      </w:r>
      <w:r w:rsidR="00541483">
        <w:t xml:space="preserve"> </w:t>
      </w:r>
      <w:r w:rsidR="004A5F76" w:rsidRPr="004A5F76">
        <w:t>comprised 29,874 distinct plant</w:t>
      </w:r>
      <w:r w:rsidR="00810B28">
        <w:t>-</w:t>
      </w:r>
      <w:r w:rsidR="004A5F76" w:rsidRPr="004A5F76">
        <w:t>fungal interactions extracted from 15,68</w:t>
      </w:r>
      <w:r w:rsidR="008D6BD6">
        <w:t>2</w:t>
      </w:r>
      <w:r w:rsidR="004A5F76" w:rsidRPr="004A5F76">
        <w:t xml:space="preserve"> publications, while the open-access full-text subset yielded 10,248 interactions across 3,0</w:t>
      </w:r>
      <w:r w:rsidR="008D6BD6">
        <w:t>68</w:t>
      </w:r>
      <w:r w:rsidR="004A5F76" w:rsidRPr="004A5F76">
        <w:t xml:space="preserve"> publications. Full-text parsing captured a higher density of records per document (3.34 interactions per paper) compared to abstracts (1.91 interactions per paper), reflecting the omission of fine-scale species tables</w:t>
      </w:r>
      <w:r w:rsidR="00D165C3">
        <w:t xml:space="preserve"> and descriptions</w:t>
      </w:r>
      <w:r w:rsidR="004A5F76" w:rsidRPr="004A5F76">
        <w:t xml:space="preserve"> from introductory texts.</w:t>
      </w:r>
      <w:r w:rsidR="001819A0">
        <w:t xml:space="preserve"> T</w:t>
      </w:r>
      <w:r w:rsidR="001819A0" w:rsidRPr="001819A0">
        <w:t>he abstract</w:t>
      </w:r>
      <w:r w:rsidR="00541483">
        <w:t xml:space="preserve">-only dataset </w:t>
      </w:r>
      <w:r w:rsidR="001819A0" w:rsidRPr="001819A0">
        <w:t>captured a higher absolute taxonomic volume, representing 0.69% of known plant species and 1.42% of described fungal taxa, whereas the full-text subset captured 0.35% and 0.66%, respectively.</w:t>
      </w:r>
    </w:p>
    <w:p w14:paraId="1620C119" w14:textId="28C4C414" w:rsidR="006E12BB" w:rsidRDefault="006E12BB" w:rsidP="003A6160">
      <w:pPr>
        <w:pStyle w:val="BodyText"/>
      </w:pPr>
      <w:r w:rsidRPr="006E12BB">
        <w:t>To</w:t>
      </w:r>
      <w:r>
        <w:t xml:space="preserve"> assess how</w:t>
      </w:r>
      <w:r w:rsidRPr="006E12BB">
        <w:t xml:space="preserve"> these different data</w:t>
      </w:r>
      <w:r w:rsidR="009F179E">
        <w:t>sets</w:t>
      </w:r>
      <w:r w:rsidRPr="006E12BB">
        <w:t xml:space="preserve"> reflect the knowledge gaps</w:t>
      </w:r>
      <w:r w:rsidR="00FA7DCE">
        <w:t xml:space="preserve"> discussed in this manuscript</w:t>
      </w:r>
      <w:r w:rsidRPr="006E12BB">
        <w:t xml:space="preserve">, we computed the Jaccard similarity index for understudied categories across both </w:t>
      </w:r>
      <w:r w:rsidR="00FA7DCE">
        <w:t>datasets</w:t>
      </w:r>
      <w:r w:rsidRPr="006E12BB">
        <w:t>. The identity of</w:t>
      </w:r>
      <w:r w:rsidR="00FA7DCE">
        <w:t xml:space="preserve"> understudied (n&lt;5)</w:t>
      </w:r>
      <w:r w:rsidRPr="006E12BB">
        <w:t xml:space="preserve"> host taxa was nearly identical between the abstract and full-text data</w:t>
      </w:r>
      <w:r w:rsidR="00FA7DCE">
        <w:t>sets</w:t>
      </w:r>
      <w:r w:rsidRPr="006E12BB">
        <w:t xml:space="preserve">, demonstrating high overlap at the family (Jaccard index = 0.857), genus (0.943), and species (0.994) levels. </w:t>
      </w:r>
      <w:r w:rsidR="00437297" w:rsidRPr="00437297">
        <w:t xml:space="preserve">The overlap of understudied (n &lt; 5) </w:t>
      </w:r>
      <w:r w:rsidR="00437297" w:rsidRPr="00437297">
        <w:lastRenderedPageBreak/>
        <w:t xml:space="preserve">countries was more moderate (0.466), but this is a predictable drop given the absolute reduction in sample size between the </w:t>
      </w:r>
      <w:r w:rsidR="00437297">
        <w:t xml:space="preserve">abstract-only </w:t>
      </w:r>
      <w:r w:rsidR="00FA7DCE">
        <w:t>(n = 15,68</w:t>
      </w:r>
      <w:r w:rsidR="008D6BD6">
        <w:t>2</w:t>
      </w:r>
      <w:r w:rsidR="00FA7DCE">
        <w:t xml:space="preserve">) </w:t>
      </w:r>
      <w:r w:rsidR="00437297">
        <w:t xml:space="preserve">and full-text </w:t>
      </w:r>
      <w:r w:rsidR="00FA7DCE">
        <w:t>(n =</w:t>
      </w:r>
      <w:r w:rsidR="00FA7DCE" w:rsidRPr="004A5F76">
        <w:t xml:space="preserve"> 3,0</w:t>
      </w:r>
      <w:r w:rsidR="008D6BD6">
        <w:t>68</w:t>
      </w:r>
      <w:r w:rsidR="00FA7DCE">
        <w:t xml:space="preserve">) </w:t>
      </w:r>
      <w:r w:rsidR="00437297" w:rsidRPr="00437297">
        <w:t xml:space="preserve">datasets. Despite this, the near-perfect taxonomic consistency </w:t>
      </w:r>
      <w:r w:rsidR="00381A64">
        <w:t>suggests</w:t>
      </w:r>
      <w:r w:rsidR="00437297" w:rsidRPr="00437297">
        <w:t xml:space="preserve"> that host lineages missing from abstract records are equally absent from full texts.</w:t>
      </w:r>
    </w:p>
    <w:p w14:paraId="2524F5D4" w14:textId="631AE03B" w:rsidR="002B2FF2" w:rsidRPr="003A6160" w:rsidRDefault="00437297" w:rsidP="003A6160">
      <w:pPr>
        <w:pStyle w:val="BodyText"/>
      </w:pPr>
      <w:r>
        <w:t>C</w:t>
      </w:r>
      <w:r w:rsidR="000F45BE" w:rsidRPr="000F45BE">
        <w:t xml:space="preserve">orrelation testing demonstrated that global structural signals remained robust </w:t>
      </w:r>
      <w:r w:rsidR="008D6BD6">
        <w:t>between the two datasets</w:t>
      </w:r>
      <w:r w:rsidR="000F45BE" w:rsidRPr="000F45BE">
        <w:t>. The dominant socioeconomic predictor discovered in this study</w:t>
      </w:r>
      <w:r w:rsidR="000F45BE">
        <w:t xml:space="preserve"> (</w:t>
      </w:r>
      <w:r w:rsidR="000F45BE" w:rsidRPr="000F45BE">
        <w:t xml:space="preserve">the relationship between log-transformed </w:t>
      </w:r>
      <w:r w:rsidR="008D6BD6">
        <w:t>GDP</w:t>
      </w:r>
      <w:r w:rsidR="000F45BE" w:rsidRPr="000F45BE">
        <w:t xml:space="preserve"> and publication volume</w:t>
      </w:r>
      <w:r w:rsidR="000F45BE">
        <w:t xml:space="preserve">) </w:t>
      </w:r>
      <w:r w:rsidR="000F45BE" w:rsidRPr="000F45BE">
        <w:t xml:space="preserve">was </w:t>
      </w:r>
      <w:r w:rsidR="008D6BD6">
        <w:t>similar</w:t>
      </w:r>
      <w:r w:rsidR="000F45BE" w:rsidRPr="000F45BE">
        <w:t xml:space="preserve"> between the abstract-only </w:t>
      </w:r>
      <w:r w:rsidR="008D6BD6">
        <w:t xml:space="preserve">dataset </w:t>
      </w:r>
      <w:r w:rsidR="002B2FF2" w:rsidRPr="002B2FF2">
        <w:t>(</w:t>
      </w:r>
      <w:r w:rsidR="00343A3C" w:rsidRPr="00343A3C">
        <w:t>Spearman’s ρ=0.78,</w:t>
      </w:r>
      <w:r w:rsidR="008D6BD6">
        <w:t xml:space="preserve"> </w:t>
      </w:r>
      <w:r w:rsidR="00343A3C" w:rsidRPr="00343A3C">
        <w:t>P&lt;0.001</w:t>
      </w:r>
      <w:r w:rsidR="002B2FF2" w:rsidRPr="002B2FF2">
        <w:t>) and the full-text data</w:t>
      </w:r>
      <w:r w:rsidR="008D6BD6">
        <w:t>set</w:t>
      </w:r>
      <w:r w:rsidR="002B2FF2" w:rsidRPr="002B2FF2">
        <w:t xml:space="preserve"> (</w:t>
      </w:r>
      <w:r w:rsidR="00343A3C" w:rsidRPr="00343A3C">
        <w:t>ρ=0.83,</w:t>
      </w:r>
      <w:r w:rsidR="008D6BD6">
        <w:t xml:space="preserve"> </w:t>
      </w:r>
      <w:r w:rsidR="00343A3C" w:rsidRPr="00343A3C">
        <w:t>P&lt;0.001</w:t>
      </w:r>
      <w:r w:rsidR="002B2FF2" w:rsidRPr="002B2FF2">
        <w:t xml:space="preserve">). These results </w:t>
      </w:r>
      <w:r w:rsidR="00CF6977">
        <w:t>support</w:t>
      </w:r>
      <w:r w:rsidR="002B2FF2" w:rsidRPr="002B2FF2">
        <w:t xml:space="preserve"> that abstract-led text mining accurately detects the broader systemic biases operating across the global endophyte literature landscape</w:t>
      </w:r>
      <w:r w:rsidR="00073292">
        <w:t xml:space="preserve"> in this study</w:t>
      </w:r>
      <w:r w:rsidR="002B2FF2" w:rsidRPr="002B2FF2">
        <w:t>.</w:t>
      </w:r>
    </w:p>
    <w:p w14:paraId="25561D48" w14:textId="6D7B959C" w:rsidR="009F4D6D" w:rsidRDefault="00F10295">
      <w:pPr>
        <w:pStyle w:val="Heading2"/>
      </w:pPr>
      <w:r>
        <w:t>Discussion</w:t>
      </w:r>
    </w:p>
    <w:p w14:paraId="35506D9F" w14:textId="07222A25" w:rsidR="002B3A97" w:rsidRPr="002B3A97" w:rsidRDefault="002B3A97" w:rsidP="002B3A97">
      <w:pPr>
        <w:pStyle w:val="FirstParagraph"/>
      </w:pPr>
      <w:r w:rsidRPr="002B3A97">
        <w:t>Our analysis of the global endophyte literature reveals a research landscape that is geographically and taxonomically constrained. The patterns of data availability are not random</w:t>
      </w:r>
      <w:r w:rsidR="00562205">
        <w:t>.</w:t>
      </w:r>
      <w:r w:rsidRPr="002B3A97">
        <w:t xml:space="preserve"> </w:t>
      </w:r>
      <w:r w:rsidR="00562205">
        <w:t>Rather</w:t>
      </w:r>
      <w:r w:rsidRPr="002B3A97">
        <w:t>, they are strongly shaped by socioeconomic factors that are decoupled from the planet’s biological richness. This uneven distribution has profound implications for the robustness of endophyte ecological theory. Because the current literature is heavily dominated by a few economically vital agricultural grasses (</w:t>
      </w:r>
      <w:r w:rsidRPr="002B3A97">
        <w:rPr>
          <w:i/>
          <w:iCs/>
        </w:rPr>
        <w:t>Poaceae</w:t>
      </w:r>
      <w:r w:rsidRPr="002B3A97">
        <w:t xml:space="preserve">) and highly studied symbionts like </w:t>
      </w:r>
      <w:r w:rsidRPr="002B3A97">
        <w:rPr>
          <w:i/>
          <w:iCs/>
        </w:rPr>
        <w:t>Epichloë</w:t>
      </w:r>
      <w:r w:rsidRPr="002B3A97">
        <w:t xml:space="preserve">, our foundational frameworks for symbiotic pest defense and mutualism are based on a narrow, agronomic baseline. Extrapolating these models globally leaves the field with </w:t>
      </w:r>
      <w:r w:rsidR="004544A0">
        <w:t>limitations</w:t>
      </w:r>
      <w:r w:rsidRPr="002B3A97">
        <w:t xml:space="preserve"> regarding how symbioses operate in hyper-diverse natural ecosystems or tropical plant lineages.</w:t>
      </w:r>
    </w:p>
    <w:p w14:paraId="74EF1FB7" w14:textId="2E8708EA" w:rsidR="002B3A97" w:rsidRPr="002B3A97" w:rsidRDefault="0069316B" w:rsidP="002B3A97">
      <w:pPr>
        <w:pStyle w:val="FirstParagraph"/>
      </w:pPr>
      <w:r>
        <w:t>T</w:t>
      </w:r>
      <w:r w:rsidR="002B3A97" w:rsidRPr="002B3A97">
        <w:t xml:space="preserve">his socioeconomic and functional skew necessitates a critical re-evaluation of how we interpret ubiquity in the context of global sampling effort. As anticipated by our initial </w:t>
      </w:r>
      <w:r w:rsidR="005E4541">
        <w:t>prediction</w:t>
      </w:r>
      <w:r w:rsidR="002B3A97" w:rsidRPr="002B3A97">
        <w:t>, these findings demonstrate that while the ubiquity claim is a recurring theme across the literature, the globally aggregated evidence base remains heavily constrained and insufficient to support unqualified ecological generalizations.</w:t>
      </w:r>
      <w:r>
        <w:t xml:space="preserve"> </w:t>
      </w:r>
      <w:r w:rsidR="000F79DA" w:rsidRPr="000F79DA">
        <w:t>Rather than asserting absolute global ubiquity, the available data support a more precise conclusion: every plant lineage examined to date has been found to host fungal endophytes</w:t>
      </w:r>
      <w:r w:rsidR="000F79DA">
        <w:t>.</w:t>
      </w:r>
    </w:p>
    <w:p w14:paraId="25561D4A" w14:textId="77777777" w:rsidR="009F4D6D" w:rsidRDefault="00F10295">
      <w:pPr>
        <w:pStyle w:val="Heading3"/>
      </w:pPr>
      <w:bookmarkStart w:id="73" w:name="interpreting-the-evidence-gaps"/>
      <w:r>
        <w:t>Interpreting the Evidence Gaps</w:t>
      </w:r>
    </w:p>
    <w:p w14:paraId="766084B1" w14:textId="36B9A739" w:rsidR="00AC49D1" w:rsidRPr="00AC49D1" w:rsidRDefault="00AC49D1" w:rsidP="00AC49D1">
      <w:pPr>
        <w:pStyle w:val="BodyText"/>
      </w:pPr>
      <w:bookmarkStart w:id="74" w:name="ecological-implications-of-sampling-bias"/>
      <w:bookmarkEnd w:id="73"/>
      <w:r w:rsidRPr="00AC49D1">
        <w:t>A primary finding of our study is the existence of a substantial evidence gap, with a high proportion of countries, biomes, and plant taxa represented by fewer than five recorded fungal endophyte studies in our analysis. At this threshold (n &lt; 5), study-level variance</w:t>
      </w:r>
      <w:r>
        <w:t xml:space="preserve"> </w:t>
      </w:r>
      <w:r w:rsidRPr="00AC49D1">
        <w:t xml:space="preserve">becomes indistinguishable from true biological patterns, rendering regional extrapolations invalid. In these data-starved regions, fundamental ecological inferences including estimates of host specificity, microbial endemism, and community assembly rules become ungrounded. </w:t>
      </w:r>
      <w:r w:rsidR="00A50110">
        <w:t>As a result</w:t>
      </w:r>
      <w:commentRangeStart w:id="75"/>
      <w:r w:rsidRPr="00AC49D1">
        <w:t>,</w:t>
      </w:r>
      <w:commentRangeEnd w:id="75"/>
      <w:r w:rsidR="00685EA3" w:rsidRPr="00AC49D1">
        <w:rPr>
          <w:rStyle w:val="CommentReference"/>
          <w:sz w:val="24"/>
          <w:szCs w:val="24"/>
        </w:rPr>
        <w:commentReference w:id="75"/>
      </w:r>
      <w:r w:rsidRPr="00AC49D1">
        <w:t xml:space="preserve"> </w:t>
      </w:r>
      <w:commentRangeStart w:id="76"/>
      <w:r w:rsidRPr="00AC49D1">
        <w:t xml:space="preserve">it is </w:t>
      </w:r>
      <w:r>
        <w:t>difficult</w:t>
      </w:r>
      <w:r w:rsidRPr="00AC49D1">
        <w:t xml:space="preserve"> to verify </w:t>
      </w:r>
      <w:r w:rsidR="00A50110" w:rsidRPr="00A50110">
        <w:t>whether understudied tropical ecosystems harbor distinct endophyte community structures or functional roles that are absent from temperate zones</w:t>
      </w:r>
      <w:r w:rsidRPr="00AC49D1">
        <w:t>.</w:t>
      </w:r>
      <w:commentRangeEnd w:id="76"/>
      <w:r w:rsidR="009D3F13" w:rsidRPr="00AC49D1">
        <w:rPr>
          <w:rStyle w:val="CommentReference"/>
          <w:sz w:val="24"/>
          <w:szCs w:val="24"/>
        </w:rPr>
        <w:commentReference w:id="76"/>
      </w:r>
    </w:p>
    <w:p w14:paraId="67F98D6A" w14:textId="4D15B39C" w:rsidR="00710CFF" w:rsidRPr="00710CFF" w:rsidRDefault="00AC49D1" w:rsidP="00710CFF">
      <w:pPr>
        <w:pStyle w:val="BodyText"/>
      </w:pPr>
      <w:r w:rsidRPr="00AC49D1">
        <w:lastRenderedPageBreak/>
        <w:t>This data scarcity is most apparent at the taxonomic level. Despite aggregating decades of research across 18,750 publications, the combined record captures only 0.69% of known plant species and 1.42% of described fungal taxa. Because early-diverging, non-vascular lineages such as bryophytes are almost entirely neglected in this record, our current understanding of how plant</w:t>
      </w:r>
      <w:r>
        <w:t>-</w:t>
      </w:r>
      <w:r w:rsidRPr="00AC49D1">
        <w:t>fungal symbioses originated and evolved remains fundamentally skewed toward vascular tracheophytes.</w:t>
      </w:r>
      <w:r w:rsidR="00FD7CC1">
        <w:t xml:space="preserve"> </w:t>
      </w:r>
      <w:commentRangeStart w:id="77"/>
      <w:r w:rsidR="00FD7CC1">
        <w:t>For example,</w:t>
      </w:r>
      <w:r w:rsidR="00FD7CC1" w:rsidRPr="003A36D0">
        <w:t xml:space="preserve"> we find zero recorded instances of fungal endophytes associated with bryophytes in Colombia, despite </w:t>
      </w:r>
      <w:r w:rsidR="00FD7CC1">
        <w:t>South America</w:t>
      </w:r>
      <w:r w:rsidR="00FD7CC1" w:rsidRPr="003A36D0">
        <w:t xml:space="preserve"> possessing high non-vascular plant diversity</w:t>
      </w:r>
      <w:r w:rsidR="00FD7CC1">
        <w:t xml:space="preserve"> </w:t>
      </w:r>
      <w:r w:rsidR="00FD7CC1">
        <w:fldChar w:fldCharType="begin"/>
      </w:r>
      <w:r w:rsidR="00FD7CC1">
        <w:instrText xml:space="preserve"> ADDIN ZOTERO_ITEM CSL_CITATION {"citationID":"CId5mcgQ","properties":{"unsorted":false,"formattedCitation":"(Renvoize {\\i{}et al.}, 2000; Soto {\\i{}et al.}, 2023)","plainCitation":"(Renvoize et al., 2000; Soto et al., 2023)","noteIndex":0},"citationItems":[{"id":46632,"uris":["http://zotero.org/users/6275788/items/745PVKQH"],"itemData":{"id":46632,"type":"article-journal","container-title":"Kew Bulletin","DOI":"10.2307/4113659","ISSN":"00755974","issue":"4","journalAbbreviation":"Kew Bulletin","page":"1017","source":"DOI.org (Crossref)","title":"Paramos: A Checklist of Plant Diversity, Geographical Distribution, and Botanical Literature (Memoirs of the New York Botanical Garden Volume 84)","title-short":"Paramos","volume":"55","author":[{"family":"Renvoize","given":"Steve"},{"family":"Luteyn","given":"James L."},{"family":"Churchill","given":"Steven P."},{"family":"Iii","given":"Dana Griffin"},{"family":"Gradstein","given":"S. Rob"},{"family":"Sipman","given":"Harrie J. M."},{"family":"A.","given":"Mauricio R. Gavilanes"}],"issued":{"date-parts":[["2000"]]}}},{"id":46631,"uris":["http://zotero.org/users/6275788/items/ZL6XH5SD"],"itemData":{"id":46631,"type":"article-journal","abstract":"Introduction: Epiphytes (vascular and non-vascular) are one of the most diverse groups in the Neotropics, but despite their importance in the functioning of many ecosystems, much of their taxonomy and ecology is still unknown in the dry forest of Colombia.\nObjective: To compare the diversity patterns and species composition of vascular and non-vascular epiphytes along tropical dry forest remnants of Cauca Valley, Colombia.\nMethods: Ten permanent plots (50 x 20 m2) were established in tropical dry forest remnants. The epiphytes were sampled in 40-50 trees per plot. Alpha and gamma diversity were calculated using the richness (q0) and Shannon index (q1) (alpha was estimated as the average for phorophytes). Beta diversity was measured using the Whitaker index. To evaluate the relationship between diversities and environmental variables, GLM analysis was used.\nResults: We found 50 morphospecies of vascular epiphytes, 77 of bryophytes and 290 of lichens. The </w:instrText>
      </w:r>
      <w:r w:rsidR="00FD7CC1">
        <w:rPr>
          <w:rFonts w:ascii="Cambria Math" w:hAnsi="Cambria Math" w:cs="Cambria Math"/>
        </w:rPr>
        <w:instrText>𝛼</w:instrText>
      </w:r>
      <w:r w:rsidR="00FD7CC1">
        <w:instrText xml:space="preserve"> and </w:instrText>
      </w:r>
      <w:r w:rsidR="00FD7CC1">
        <w:rPr>
          <w:rFonts w:ascii="Cambria Math" w:hAnsi="Cambria Math" w:cs="Cambria Math"/>
        </w:rPr>
        <w:instrText>𝛾</w:instrText>
      </w:r>
      <w:r w:rsidR="00FD7CC1">
        <w:instrText xml:space="preserve"> diversity of bryophytes from each remnant was significantly explained by temperature. The abundance of lichens per tree was significantly related with the DBH and tree height of each remnant. The </w:instrText>
      </w:r>
      <w:r w:rsidR="00FD7CC1">
        <w:rPr>
          <w:rFonts w:ascii="Cambria Math" w:hAnsi="Cambria Math" w:cs="Cambria Math"/>
        </w:rPr>
        <w:instrText>𝛼</w:instrText>
      </w:r>
      <w:r w:rsidR="00FD7CC1">
        <w:instrText xml:space="preserve"> diversity of vascular epiphytes shown can be explained by temperature and precipitation. The </w:instrText>
      </w:r>
      <w:r w:rsidR="00FD7CC1">
        <w:rPr>
          <w:rFonts w:ascii="Cambria Math" w:hAnsi="Cambria Math" w:cs="Cambria Math"/>
        </w:rPr>
        <w:instrText>𝛾</w:instrText>
      </w:r>
      <w:r w:rsidR="00FD7CC1">
        <w:instrText xml:space="preserve"> diversity was strongly influenced by the beta diversity in bryophytes and lichens. This pattern is because the sites with high disturbance present a lower diversity, as a consequence of a homogenizing effect, that is, a low turnover of species between sampling units.\nConclusions: Precipitation and temperature affected the diversity of bryophytes and vascular epiphytes, while it did not show a relationship with the lichen’s diversity, for which there is not a high congruence between the diversity and composition of these epiphytes.","container-title":"Revista de Biología Tropical","DOI":"10.15517/rev.biol.trop..v71i1.53522","ISSN":"2215-2075, 0034-7744","issue":"1","journalAbbreviation":"Rev. Biol. Trop.","language":"en","license":"http://creativecommons.org/licenses/by/4.0","page":"e53522","source":"DOI.org (Crossref)","title":"Diversity patterns of vascular and non-vascular epiphytes along tropical dry forest","volume":"71","author":[{"family":"Soto","given":"Edier"},{"family":"Montoya","given":"Catalina"},{"family":"Castaño","given":"Alejandro"},{"family":"Granobles","given":"Jonathan"}],"issued":{"date-parts":[["2023",10,30]]}}}],"schema":"https://github.com/citation-style-language/schema/raw/master/csl-citation.json"} </w:instrText>
      </w:r>
      <w:r w:rsidR="00FD7CC1">
        <w:fldChar w:fldCharType="separate"/>
      </w:r>
      <w:r w:rsidR="00FD7CC1" w:rsidRPr="00280C8C">
        <w:rPr>
          <w:rFonts w:ascii="Aptos" w:hAnsi="Aptos" w:cs="Times New Roman"/>
        </w:rPr>
        <w:t xml:space="preserve">(Renvoize </w:t>
      </w:r>
      <w:r w:rsidR="00FD7CC1" w:rsidRPr="00280C8C">
        <w:rPr>
          <w:rFonts w:ascii="Aptos" w:hAnsi="Aptos" w:cs="Times New Roman"/>
          <w:i/>
          <w:iCs/>
        </w:rPr>
        <w:t>et al.</w:t>
      </w:r>
      <w:r w:rsidR="00FD7CC1" w:rsidRPr="00280C8C">
        <w:rPr>
          <w:rFonts w:ascii="Aptos" w:hAnsi="Aptos" w:cs="Times New Roman"/>
        </w:rPr>
        <w:t xml:space="preserve">, 2000; Soto </w:t>
      </w:r>
      <w:r w:rsidR="00FD7CC1" w:rsidRPr="00280C8C">
        <w:rPr>
          <w:rFonts w:ascii="Aptos" w:hAnsi="Aptos" w:cs="Times New Roman"/>
          <w:i/>
          <w:iCs/>
        </w:rPr>
        <w:t>et al.</w:t>
      </w:r>
      <w:r w:rsidR="00FD7CC1" w:rsidRPr="00280C8C">
        <w:rPr>
          <w:rFonts w:ascii="Aptos" w:hAnsi="Aptos" w:cs="Times New Roman"/>
        </w:rPr>
        <w:t>, 2023)</w:t>
      </w:r>
      <w:r w:rsidR="00FD7CC1">
        <w:fldChar w:fldCharType="end"/>
      </w:r>
      <w:r w:rsidR="00FD7CC1" w:rsidRPr="003A36D0">
        <w:t>.</w:t>
      </w:r>
      <w:r w:rsidRPr="00AC49D1">
        <w:t xml:space="preserve"> </w:t>
      </w:r>
      <w:commentRangeEnd w:id="77"/>
      <w:r w:rsidR="00FD7CC1" w:rsidRPr="00AC49D1">
        <w:rPr>
          <w:rStyle w:val="CommentReference"/>
          <w:sz w:val="24"/>
          <w:szCs w:val="24"/>
        </w:rPr>
        <w:commentReference w:id="77"/>
      </w:r>
      <w:r w:rsidRPr="00AC49D1">
        <w:t xml:space="preserve">These gaps reveal a disconnect between research effort and actual biodiversity patterns. Numerous countries recognized for their high conservation priority receive disproportionately little attention in the endophyte literature. For example, biologically diverse nations such as Angola, Kyrgyzstan, and Suriname remain under-sampled in our dataset. </w:t>
      </w:r>
      <w:r>
        <w:t>I</w:t>
      </w:r>
      <w:r w:rsidRPr="00AC49D1">
        <w:t>nstead of charting true biological boundaries, current field-level generalizations mirror wealthy sampling footprints, rendering claims about global fungal distribution and function highly speculative.</w:t>
      </w:r>
    </w:p>
    <w:p w14:paraId="25561D4C" w14:textId="2A195FF7" w:rsidR="009F4D6D" w:rsidRDefault="00F10295">
      <w:pPr>
        <w:pStyle w:val="Heading3"/>
      </w:pPr>
      <w:r>
        <w:t>Ecological Implications of Sampling Bias</w:t>
      </w:r>
    </w:p>
    <w:p w14:paraId="25561D4D" w14:textId="7E416CD1" w:rsidR="009F4D6D" w:rsidRDefault="00F10295">
      <w:pPr>
        <w:pStyle w:val="FirstParagraph"/>
      </w:pPr>
      <w:r>
        <w:t xml:space="preserve">The concentration of research in temperate, high-GDP nations has significant ecological consequences. Fungal biogeography is structured by </w:t>
      </w:r>
      <w:r w:rsidR="00591E22" w:rsidRPr="00591E22">
        <w:t>environmental gradients, evolutionary history, and dispersal limitations</w:t>
      </w:r>
      <w:r w:rsidR="00FC1F2B">
        <w:t xml:space="preserve"> </w:t>
      </w:r>
      <w:r w:rsidR="00FC1F2B">
        <w:fldChar w:fldCharType="begin"/>
      </w:r>
      <w:r w:rsidR="00AB2456">
        <w:instrText xml:space="preserve"> ADDIN ZOTERO_ITEM CSL_CITATION {"citationID":"eU3evwoM","properties":{"unsorted":false,"formattedCitation":"(Tedersoo {\\i{}et al.}, 2014)","plainCitation":"(Tedersoo et al., 2014)","noteIndex":0},"citationItems":[{"id":43870,"uris":["http://zotero.org/groups/5769825/items/MD6XVZD4"],"itemData":{"id":43870,"type":"article-journal","abstract":"Fungi play major roles in ecosystem processes, but the determinants of fungal diversity and biogeographic patterns remain poorly understood. Using DNA metabarcoding data from hundreds of globally distributed soil samples, we demonstrate that fungal richness is decoupled from plant diversity. The plant-to-fungus richness ratio declines exponentially toward the poles. Climatic factors, followed by edaphic and spatial variables, constitute the best predictors of fungal richness and community composition at the global scale. Fungi show similar latitudinal diversity gradients to other organisms, with several notable exceptions. These findings advance our understanding of global fungal diversity patterns and permit integration of fungi into a general macroecological framework.","container-title":"Science","DOI":"10.1126/science.1256688","issue":"6213","page":"1256688","publisher":"American Association for the Advancement of Science","source":"science.org (Atypon)","title":"Global diversity and geography of soil fungi","volume":"346","author":[{"family":"Tedersoo","given":"Leho"},{"family":"Bahram","given":"Mohammad"},{"family":"Põlme","given":"Sergei"},{"family":"Kõljalg","given":"Urmas"},{"family":"Yorou","given":"Nourou S."},{"family":"Wijesundera","given":"Ravi"},{"family":"Ruiz","given":"Luis Villarreal"},{"family":"Vasco-Palacios","given":"Aída M."},{"family":"Thu","given":"Pham Quang"},{"family":"Suija","given":"Ave"},{"family":"Smith","given":"Matthew E."},{"family":"Sharp","given":"Cathy"},{"family":"Saluveer","given":"Erki"},{"family":"Saitta","given":"Alessandro"},{"family":"Rosas","given":"Miguel"},{"family":"Riit","given":"Taavi"},{"family":"Ratkowsky","given":"David"},{"family":"Pritsch","given":"Karin"},{"family":"Põldmaa","given":"Kadri"},{"family":"Piepenbring","given":"Meike"},{"family":"Phosri","given":"Cherdchai"},{"family":"Peterson","given":"Marko"},{"family":"Parts","given":"Kaarin"},{"family":"Pärtel","given":"Kadri"},{"family":"Otsing","given":"Eveli"},{"family":"Nouhra","given":"Eduardo"},{"family":"Njouonkou","given":"André L."},{"family":"Nilsson","given":"R. Henrik"},{"family":"Morgado","given":"Luis N."},{"family":"Mayor","given":"Jordan"},{"family":"May","given":"Tom W."},{"family":"Majuakim","given":"Luiza"},{"family":"Lodge","given":"D. Jean"},{"family":"Lee","given":"Su See"},{"family":"Larsson","given":"Karl-Henrik"},{"family":"Kohout","given":"Petr"},{"family":"Hosaka","given":"Kentaro"},{"family":"Hiiesalu","given":"Indrek"},{"family":"Henkel","given":"Terry W."},{"family":"Harend","given":"Helery"},{"family":"Guo","given":"Liang-dong"},{"family":"Greslebin","given":"Alina"},{"family":"Grelet","given":"Gwen"},{"family":"Geml","given":"Jozsef"},{"family":"Gates","given":"Genevieve"},{"family":"Dunstan","given":"William"},{"family":"Dunk","given":"Chris"},{"family":"Drenkhan","given":"Rein"},{"family":"Dearnaley","given":"John"},{"family":"De Kesel","given":"André"},{"family":"Dang","given":"Tan"},{"family":"Chen","given":"Xin"},{"family":"Buegger","given":"Franz"},{"family":"Brearley","given":"Francis Q."},{"family":"Bonito","given":"Gregory"},{"family":"Anslan","given":"Sten"},{"family":"Abell","given":"Sandra"},{"family":"Abarenkov","given":"Kessy"}],"issued":{"date-parts":[["2014",11,28]]}}}],"schema":"https://github.com/citation-style-language/schema/raw/master/csl-citation.json"} </w:instrText>
      </w:r>
      <w:r w:rsidR="00FC1F2B">
        <w:fldChar w:fldCharType="separate"/>
      </w:r>
      <w:r w:rsidR="00425F6B" w:rsidRPr="00425F6B">
        <w:rPr>
          <w:rFonts w:ascii="Aptos" w:hAnsi="Aptos" w:cs="Times New Roman"/>
        </w:rPr>
        <w:t xml:space="preserve">(Tedersoo </w:t>
      </w:r>
      <w:r w:rsidR="00425F6B" w:rsidRPr="00425F6B">
        <w:rPr>
          <w:rFonts w:ascii="Aptos" w:hAnsi="Aptos" w:cs="Times New Roman"/>
          <w:i/>
          <w:iCs/>
        </w:rPr>
        <w:t>et al.</w:t>
      </w:r>
      <w:r w:rsidR="00425F6B" w:rsidRPr="00425F6B">
        <w:rPr>
          <w:rFonts w:ascii="Aptos" w:hAnsi="Aptos" w:cs="Times New Roman"/>
        </w:rPr>
        <w:t>, 2014)</w:t>
      </w:r>
      <w:r w:rsidR="00FC1F2B">
        <w:fldChar w:fldCharType="end"/>
      </w:r>
      <w:r>
        <w:t>. By over-sampling a narrow range of temperate and agricultural systems, the field risks inflating its confidence in patterns of endophyte diversity, host affinity, and ecological function that may not hold true in other contexts. For example, conclusions about community assembly or transmission modes derived predominantly from North American and European forests may be poor predictors of the dynamics in under-sampled tropical systems, which harbor a different suite of host plants and environmental pressures</w:t>
      </w:r>
      <w:r w:rsidR="00FF5C0F">
        <w:t xml:space="preserve"> </w:t>
      </w:r>
      <w:r w:rsidR="00FF5C0F">
        <w:fldChar w:fldCharType="begin"/>
      </w:r>
      <w:r w:rsidR="00FF5C0F">
        <w:instrText xml:space="preserve"> ADDIN ZOTERO_ITEM CSL_CITATION {"citationID":"9N3zuvOr","properties":{"unsorted":false,"formattedCitation":"(Townsend {\\i{}et al.}, 2008; Myers {\\i{}et al.}, 2013; Zuk, 2016)","plainCitation":"(Townsend et al., 2008; Myers et al., 2013; Zuk, 2016)","noteIndex":0},"citationItems":[{"id":46599,"uris":["http://zotero.org/users/6275788/items/N72BHZNF"],"itemData":{"id":46599,"type":"article-journal","container-title":"Trends in Ecology &amp; Evolution","DOI":"10.1016/j.tree.2008.04.009","ISSN":"01695347","issue":"8","journalAbbreviation":"Trends in Ecology &amp; Evolution","language":"en","license":"https://www.elsevier.com/tdm/userlicense/1.0/","page":"424-431","source":"DOI.org (Crossref)","title":"The biogeochemical heterogeneity of tropical forests","volume":"23","author":[{"family":"Townsend","given":"A"},{"family":"Asner","given":"G"},{"family":"Cleveland","given":"C"}],"issued":{"date-parts":[["2008",8]]}}},{"id":46600,"uris":["http://zotero.org/users/6275788/items/TYFH5WLV"],"itemData":{"id":46600,"type":"article-journal","abstract":"Abstract\n            Site</w:instrText>
      </w:r>
      <w:r w:rsidR="00FF5C0F">
        <w:rPr>
          <w:rFonts w:ascii="Cambria Math" w:hAnsi="Cambria Math" w:cs="Cambria Math"/>
        </w:rPr>
        <w:instrText>‐</w:instrText>
      </w:r>
      <w:r w:rsidR="00FF5C0F">
        <w:instrText>to</w:instrText>
      </w:r>
      <w:r w:rsidR="00FF5C0F">
        <w:rPr>
          <w:rFonts w:ascii="Cambria Math" w:hAnsi="Cambria Math" w:cs="Cambria Math"/>
        </w:rPr>
        <w:instrText>‐</w:instrText>
      </w:r>
      <w:r w:rsidR="00FF5C0F">
        <w:instrText>site variation in species composition (</w:instrText>
      </w:r>
      <w:r w:rsidR="00FF5C0F">
        <w:rPr>
          <w:rFonts w:ascii="Aptos" w:hAnsi="Aptos" w:cs="Aptos"/>
        </w:rPr>
        <w:instrText>β</w:instrText>
      </w:r>
      <w:r w:rsidR="00FF5C0F">
        <w:rPr>
          <w:rFonts w:ascii="Cambria Math" w:hAnsi="Cambria Math" w:cs="Cambria Math"/>
        </w:rPr>
        <w:instrText>‐</w:instrText>
      </w:r>
      <w:r w:rsidR="00FF5C0F">
        <w:instrText>diversity) generally increases from low</w:instrText>
      </w:r>
      <w:r w:rsidR="00FF5C0F">
        <w:rPr>
          <w:rFonts w:ascii="Cambria Math" w:hAnsi="Cambria Math" w:cs="Cambria Math"/>
        </w:rPr>
        <w:instrText>‐</w:instrText>
      </w:r>
      <w:r w:rsidR="00FF5C0F">
        <w:instrText xml:space="preserve"> to high</w:instrText>
      </w:r>
      <w:r w:rsidR="00FF5C0F">
        <w:rPr>
          <w:rFonts w:ascii="Cambria Math" w:hAnsi="Cambria Math" w:cs="Cambria Math"/>
        </w:rPr>
        <w:instrText>‐</w:instrText>
      </w:r>
      <w:r w:rsidR="00FF5C0F">
        <w:instrText xml:space="preserve">diversity regions. Although biogeographical differences in community assembly mechanisms may explain this pattern, random sampling effects can create this pattern through differences in regional species pools. Here, we compared assembly mechanisms between spatially extensive networks of temperate and tropical forest plots with highly divergent species pools (46 vs. 607 species). After controlling for sampling effects, </w:instrText>
      </w:r>
      <w:r w:rsidR="00FF5C0F">
        <w:rPr>
          <w:rFonts w:ascii="Aptos" w:hAnsi="Aptos" w:cs="Aptos"/>
        </w:rPr>
        <w:instrText>β</w:instrText>
      </w:r>
      <w:r w:rsidR="00FF5C0F">
        <w:rPr>
          <w:rFonts w:ascii="Cambria Math" w:hAnsi="Cambria Math" w:cs="Cambria Math"/>
        </w:rPr>
        <w:instrText>‐</w:instrText>
      </w:r>
      <w:r w:rsidR="00FF5C0F">
        <w:instrText>diversity of woody plants was similar and higher than expected by chance in both forests, reflecting strong intraspecific aggregation. However, different mechanisms appeared to explain aggregation in the two forests. In the temperate forest, aggregation reflected stronger environmental correlations, suggesting an important role for species</w:instrText>
      </w:r>
      <w:r w:rsidR="00FF5C0F">
        <w:rPr>
          <w:rFonts w:ascii="Cambria Math" w:hAnsi="Cambria Math" w:cs="Cambria Math"/>
        </w:rPr>
        <w:instrText>‐</w:instrText>
      </w:r>
      <w:r w:rsidR="00FF5C0F">
        <w:instrText>sorting (e.g. environmental filtering) processes, whereas in the tropics, aggregation reflected stronger spatial correlations, more likely reflecting dispersal limitation. We suggest that biogeographical differences in the relative importance of different community assembly mechanisms contribute to these striking gradients in global biodiversity.","container-title":"Ecology Letters","DOI":"10.1111/ele.12021","ISSN":"1461-023X, 1461-0248","issue":"2","journalAbbreviation":"Ecology Letters","language":"en","page":"151-157","source":"DOI.org (Crossref)","title":"Beta</w:instrText>
      </w:r>
      <w:r w:rsidR="00FF5C0F">
        <w:rPr>
          <w:rFonts w:ascii="Cambria Math" w:hAnsi="Cambria Math" w:cs="Cambria Math"/>
        </w:rPr>
        <w:instrText>‐</w:instrText>
      </w:r>
      <w:r w:rsidR="00FF5C0F">
        <w:instrText>diversity in temperate and tropical forests reflects dissimilar mechanisms of community assembly","volume":"16","author":[{"family":"Myers","given":"Jonathan A."},{"family":"Chase","given":"Jonathan M."},{"family":"Jim</w:instrText>
      </w:r>
      <w:r w:rsidR="00FF5C0F">
        <w:rPr>
          <w:rFonts w:ascii="Aptos" w:hAnsi="Aptos" w:cs="Aptos"/>
        </w:rPr>
        <w:instrText>é</w:instrText>
      </w:r>
      <w:r w:rsidR="00FF5C0F">
        <w:instrText>nez","given":"Iv</w:instrText>
      </w:r>
      <w:r w:rsidR="00FF5C0F">
        <w:rPr>
          <w:rFonts w:ascii="Aptos" w:hAnsi="Aptos" w:cs="Aptos"/>
        </w:rPr>
        <w:instrText>á</w:instrText>
      </w:r>
      <w:r w:rsidR="00FF5C0F">
        <w:instrText>n"},{"family":"J</w:instrText>
      </w:r>
      <w:r w:rsidR="00FF5C0F">
        <w:rPr>
          <w:rFonts w:ascii="Aptos" w:hAnsi="Aptos" w:cs="Aptos"/>
        </w:rPr>
        <w:instrText>ø</w:instrText>
      </w:r>
      <w:r w:rsidR="00FF5C0F">
        <w:instrText>rgensen","given":"Peter M."},{"family":"Araujo</w:instrText>
      </w:r>
      <w:r w:rsidR="00FF5C0F">
        <w:rPr>
          <w:rFonts w:ascii="Cambria Math" w:hAnsi="Cambria Math" w:cs="Cambria Math"/>
        </w:rPr>
        <w:instrText>‐</w:instrText>
      </w:r>
      <w:r w:rsidR="00FF5C0F">
        <w:instrText>Murakami","given":"Alejandro"},{"family":"Paniagua</w:instrText>
      </w:r>
      <w:r w:rsidR="00FF5C0F">
        <w:rPr>
          <w:rFonts w:ascii="Cambria Math" w:hAnsi="Cambria Math" w:cs="Cambria Math"/>
        </w:rPr>
        <w:instrText>‐</w:instrText>
      </w:r>
      <w:r w:rsidR="00FF5C0F">
        <w:instrText xml:space="preserve">Zambrana","given":"Narel"},{"family":"Seidel","given":"Renate"}],"editor":[{"family":"Cornell","given":"Howard"}],"issued":{"date-parts":[["2013",2]]}}},{"id":46601,"uris":["http://zotero.org/users/6275788/items/BTDI3FVT"],"itemData":{"id":46601,"type":"article-journal","container-title":"The American Naturalist","DOI":"10.1086/687546","ISSN":"0003-0147, 1537-5323","issue":"S1","journalAbbreviation":"The American Naturalist","language":"en","page":"S1-S7","source":"DOI.org (Crossref)","title":"Temperate Assumptions: How Where We Work Influences How We Think","title-short":"Temperate Assumptions","volume":"188","author":[{"family":"Zuk","given":"Marlene"}],"issued":{"date-parts":[["2016",9]]}}}],"schema":"https://github.com/citation-style-language/schema/raw/master/csl-citation.json"} </w:instrText>
      </w:r>
      <w:r w:rsidR="00FF5C0F">
        <w:fldChar w:fldCharType="separate"/>
      </w:r>
      <w:r w:rsidR="00FF5C0F" w:rsidRPr="00FF5C0F">
        <w:rPr>
          <w:rFonts w:ascii="Aptos" w:hAnsi="Aptos" w:cs="Times New Roman"/>
        </w:rPr>
        <w:t xml:space="preserve">(Townsend </w:t>
      </w:r>
      <w:r w:rsidR="00FF5C0F" w:rsidRPr="00FF5C0F">
        <w:rPr>
          <w:rFonts w:ascii="Aptos" w:hAnsi="Aptos" w:cs="Times New Roman"/>
          <w:i/>
          <w:iCs/>
        </w:rPr>
        <w:t>et al.</w:t>
      </w:r>
      <w:r w:rsidR="00FF5C0F" w:rsidRPr="00FF5C0F">
        <w:rPr>
          <w:rFonts w:ascii="Aptos" w:hAnsi="Aptos" w:cs="Times New Roman"/>
        </w:rPr>
        <w:t xml:space="preserve">, 2008; Myers </w:t>
      </w:r>
      <w:r w:rsidR="00FF5C0F" w:rsidRPr="00FF5C0F">
        <w:rPr>
          <w:rFonts w:ascii="Aptos" w:hAnsi="Aptos" w:cs="Times New Roman"/>
          <w:i/>
          <w:iCs/>
        </w:rPr>
        <w:t>et al.</w:t>
      </w:r>
      <w:r w:rsidR="00FF5C0F" w:rsidRPr="00FF5C0F">
        <w:rPr>
          <w:rFonts w:ascii="Aptos" w:hAnsi="Aptos" w:cs="Times New Roman"/>
        </w:rPr>
        <w:t>, 2013; Zuk, 2016)</w:t>
      </w:r>
      <w:r w:rsidR="00FF5C0F">
        <w:fldChar w:fldCharType="end"/>
      </w:r>
      <w:r>
        <w:t xml:space="preserve">. This bias represents </w:t>
      </w:r>
      <w:r>
        <w:t>a</w:t>
      </w:r>
      <w:r w:rsidR="00A14650">
        <w:t>n untapped</w:t>
      </w:r>
      <w:r>
        <w:t xml:space="preserve"> opportunity to understand the full spectrum of endophyte symbioses and their roles in ecosystem processes across the </w:t>
      </w:r>
      <w:commentRangeStart w:id="78"/>
      <w:r>
        <w:t>globe</w:t>
      </w:r>
      <w:commentRangeEnd w:id="78"/>
      <w:r w:rsidR="0041447C">
        <w:rPr>
          <w:rStyle w:val="CommentReference"/>
          <w:sz w:val="24"/>
          <w:szCs w:val="24"/>
        </w:rPr>
        <w:commentReference w:id="78"/>
      </w:r>
      <w:r>
        <w:t>.</w:t>
      </w:r>
    </w:p>
    <w:p w14:paraId="7BDCA090" w14:textId="77777777" w:rsidR="0020201F" w:rsidRDefault="0020201F" w:rsidP="0020201F">
      <w:pPr>
        <w:pStyle w:val="Style1"/>
      </w:pPr>
      <w:r w:rsidRPr="00EF7681">
        <w:t xml:space="preserve">The Functional Continuum: Beyond Benign Ubiquity </w:t>
      </w:r>
    </w:p>
    <w:p w14:paraId="5A08A634" w14:textId="26573C54" w:rsidR="0020201F" w:rsidRPr="00E86108" w:rsidRDefault="0020201F" w:rsidP="0020201F">
      <w:pPr>
        <w:pStyle w:val="BodyText"/>
      </w:pPr>
      <w:r w:rsidRPr="003E66CC">
        <w:t xml:space="preserve">Beyond constraints in geographic and taxonomic sampling, our dataset reveals a severe functional skew. </w:t>
      </w:r>
      <w:commentRangeStart w:id="79"/>
      <w:r w:rsidRPr="00E86108">
        <w:t>The classification of interaction types reveals that 35.1% of the plant</w:t>
      </w:r>
      <w:r>
        <w:t>-</w:t>
      </w:r>
      <w:r w:rsidRPr="00E86108">
        <w:t xml:space="preserve">fungal associations in the </w:t>
      </w:r>
      <w:r>
        <w:t>dataset</w:t>
      </w:r>
      <w:r w:rsidRPr="00E86108">
        <w:t xml:space="preserve"> focus explicitly on pathology. </w:t>
      </w:r>
      <w:r w:rsidR="00D218FF" w:rsidRPr="00D218FF">
        <w:t>This suggests that a substantial portion of our global understanding of 'endophytes' is derived from agricultural disease vectors or latent pathogens, which may not accurately reflect the dynamics of stable, asymptomatic residents in natural ecosystems</w:t>
      </w:r>
      <w:r w:rsidRPr="00E86108">
        <w:t>.</w:t>
      </w:r>
      <w:commentRangeEnd w:id="79"/>
      <w:r w:rsidR="00FB3A5F" w:rsidRPr="00E86108">
        <w:rPr>
          <w:rStyle w:val="CommentReference"/>
          <w:sz w:val="24"/>
          <w:szCs w:val="24"/>
        </w:rPr>
        <w:commentReference w:id="79"/>
      </w:r>
      <w:r w:rsidRPr="00E86108">
        <w:t xml:space="preserve"> </w:t>
      </w:r>
      <w:r w:rsidR="00EC6E37" w:rsidRPr="00EC6E37">
        <w:t xml:space="preserve">This functional overlap reveals an inconsistent use of the term 'endophyte', conflicting with its classical definition as an explicitly asymptomatic </w:t>
      </w:r>
      <w:commentRangeStart w:id="80"/>
      <w:commentRangeStart w:id="81"/>
      <w:r w:rsidR="00EC6E37" w:rsidRPr="00EC6E37">
        <w:t>state</w:t>
      </w:r>
      <w:commentRangeEnd w:id="80"/>
      <w:r w:rsidR="00EC6E37" w:rsidRPr="00EC6E37">
        <w:rPr>
          <w:rStyle w:val="CommentReference"/>
          <w:sz w:val="24"/>
          <w:szCs w:val="24"/>
        </w:rPr>
        <w:commentReference w:id="80"/>
      </w:r>
      <w:commentRangeEnd w:id="81"/>
      <w:r w:rsidR="00917D0B" w:rsidRPr="00EC6E37">
        <w:rPr>
          <w:rStyle w:val="CommentReference"/>
          <w:sz w:val="24"/>
          <w:szCs w:val="24"/>
        </w:rPr>
        <w:commentReference w:id="81"/>
      </w:r>
      <w:r w:rsidR="00EC6E37" w:rsidRPr="00EC6E37">
        <w:t>.</w:t>
      </w:r>
    </w:p>
    <w:p w14:paraId="39729576" w14:textId="542AF853" w:rsidR="0020201F" w:rsidRPr="0020201F" w:rsidRDefault="0020201F" w:rsidP="0020201F">
      <w:pPr>
        <w:pStyle w:val="BodyText"/>
      </w:pPr>
      <w:r w:rsidRPr="00E86108">
        <w:t xml:space="preserve">This blurring of boundaries extends directly into mycorrhizal research, which accounts for 10.3% of the interactions captured under endophyte search criteria. As established by </w:t>
      </w:r>
      <w:r w:rsidR="00EC6E37">
        <w:t xml:space="preserve">others </w:t>
      </w:r>
      <w:r w:rsidR="00EC6E37">
        <w:fldChar w:fldCharType="begin"/>
      </w:r>
      <w:r w:rsidR="00EC6E37">
        <w:instrText xml:space="preserve"> ADDIN ZOTERO_ITEM CSL_CITATION {"citationID":"GmqmzobQ","properties":{"unsorted":false,"formattedCitation":"(Jumpponen, 2001; Schulz &amp; Boyle, 2005; Mandyam &amp; Jumpponen, 2015)","plainCitation":"(Jumpponen, 2001; Schulz &amp; Boyle, 2005; Mandyam &amp; Jumpponen, 2015)","noteIndex":0},"citationItems":[{"id":38516,"uris":["http://zotero.org/users/6275788/items/6AU66H6T"],"itemData":{"id":38516,"type":"article-journal","abstract":"Dark septate endophytes (DSE) are a miscellaneous group of ascomycetous anamorphic fungi that colonize root tissues intracellularly and intercellularly. The limited selection of studies quoted here exemplifies the range of host responses to symbiotic DSE fungi. Like mycorrhizal associations, DSE associations vary from negative to neutral and positive when measured by host performance or host tissue nutrient concentrations. This range of host responses is partially attributable to variation between different fungus taxa and strains. Similarly, hosts differ in their responses to a single DSE strain. Experimental conditions may also govern the nature of the symbiotic association. It is concluded that DSE are capable of forming mutualistic associations functionally similar to mycorrhizas. If the variation in host response to mycorrhizal fungi is considered to represent a continuum ranging from parasitism to mutualism, DSE symbiosis must be considered mycorrhizal, at least under some conditions.","container-title":"Mycorrhiza","DOI":"10.1007/s005720100112","ISSN":"0940-6360, 1432-1890","issue":"4","journalAbbreviation":"Mycorrhiza","language":"en","note":"makes the case for DSE to be classified as mycorrhizal because function is the same. \"Reasonable evidence also exists to show that DSE fungi can, under some environmental or experimental conditions, enhance host growth and nutrient uptake, hence functioning in a manner typical of mycorrhizal associations.\"","page":"207-211","source":"DOI.org (Crossref)","title":"Dark septate endophytes - are they mycorrhizal?","volume":"11","author":[{"family":"Jumpponen","given":"Ari"}],"issued":{"date-parts":[["2001",9,1]]}}},{"id":2589,"uris":["http://zotero.org/users/6275788/items/VHUJWCPQ"],"itemData":{"id":2589,"type":"article-journal","container-title":"Mycological Research","DOI":"10.1017/S095375620500273X","ISSN":"09537562","issue":"6","journalAbbreviation":"Mycological Research","language":"en","note":"hypothesize that fungal endophytes always have some degree of virulence. Balance of antagonism, no neutral interactions.","page":"661-686","source":"DOI.org (Crossref)","title":"The endophytic continuum","volume":"109","author":[{"family":"Schulz","given":"Barbara"},{"family":"Boyle","given":"Christine"}],"issued":{"date-parts":[["2005",6]]}}},{"id":38521,"uris":["http://zotero.org/users/6275788/items/WTJRS9LK"],"itemData":{"id":38521,"type":"article-journal","abstract":"Plant tissues host a variety of fungi. One important group is the dark septate endophytes (DSEs) that colonize plant roots and form characteristic intracellular structures – melanized hyphae and microsclerotia. The DSE associations are common and frequently observed in various biomes and plant taxa. Reviews suggest that the proportion of plant species colonized by DSE equal that colonized by AM and microscopic studies show that the proportion of the root system colonized by fungi DSE can equal, or even exceed, the colonization by AM fungi. Despite the high frequency and suspected ecological importance, the effects of DSE colonization on plant growth and performance have remained unclear. Here, we draw from over a decade of experimentation with the obscure DSE symbiosis and synthesize across large bodies of published and unpublished data from Arabidopsis thaliana and Allium porrum model systems as well as from experiments that use native plants to better resolve the host responses to DSE colonization. The data indicate similar distribution of host responses in model and native plant studies, validating the use of model plants for tractable dissection of DSE symbioses. The available data also permit empirical testing of the environmental modulation of host responses to DSE colonization and reﬁning the “mutualism-parasitism-continuum” paradigm for DSE symbioses. These data highlight the context dependency of the DSE symbioses: not only plant species but also ecotypes vary in their responses to populations of conspeciﬁc DSE fungi – environmental conditions further shift the host responses similar to those predicted based on the mutualismparasitism-continuum paradigm. The model systems provide several established avenues of inquiry that permit more detailed molecular and functional dissection of fungal endophyte symbioses, identifying thus likely mechanisms that may underlie the observed host responses to endophyte colonization.","container-title":"Frontiers in Microbiology","DOI":"10.3389/fmicb.2014.00776","ISSN":"1664-302X","journalAbbreviation":"Front. Microbiol.","language":"en","note":"DSE on mutualism-parasitism continuum","source":"DOI.org (Crossref)","title":"Mutualism-parasitism paradigm synthesized from results of root-endophyte models","URL":"http://journal.frontiersin.org/article/10.3389/fmicb.2014.00776/abstract","volume":"5","author":[{"family":"Mandyam","given":"Keerthi G."},{"family":"Jumpponen","given":"Ari"}],"accessed":{"date-parts":[["2023",7,19]]},"issued":{"date-parts":[["2015",1,12]]}}}],"schema":"https://github.com/citation-style-language/schema/raw/master/csl-citation.json"} </w:instrText>
      </w:r>
      <w:r w:rsidR="00EC6E37">
        <w:fldChar w:fldCharType="separate"/>
      </w:r>
      <w:r w:rsidR="00EC6E37" w:rsidRPr="00EC6E37">
        <w:rPr>
          <w:rFonts w:ascii="Aptos" w:hAnsi="Aptos"/>
        </w:rPr>
        <w:t>(Jumpponen, 2001; Schulz &amp; Boyle, 2005; Mandyam &amp; Jumpponen, 2015)</w:t>
      </w:r>
      <w:r w:rsidR="00EC6E37">
        <w:fldChar w:fldCharType="end"/>
      </w:r>
      <w:r w:rsidRPr="00E86108">
        <w:t xml:space="preserve">, the </w:t>
      </w:r>
      <w:r w:rsidRPr="00E86108">
        <w:lastRenderedPageBreak/>
        <w:t xml:space="preserve">endophytic state is not a rigid taxonomic grouping but a fluid </w:t>
      </w:r>
      <w:r w:rsidR="00917D0B">
        <w:t>ecological state</w:t>
      </w:r>
      <w:r w:rsidRPr="00E86108">
        <w:t xml:space="preserve"> that frequently transitions into pathogenicity or mutualism. </w:t>
      </w:r>
      <w:r w:rsidR="003F448E" w:rsidRPr="003F448E">
        <w:t>Additionally, fungi definitionally classified as mycorrhizal are sometimes documented as endophytes due to overlapping spatial definitions of root colonization.</w:t>
      </w:r>
      <w:r w:rsidR="003F448E">
        <w:t xml:space="preserve"> </w:t>
      </w:r>
      <w:commentRangeStart w:id="82"/>
      <w:r w:rsidRPr="00E86108">
        <w:t>Because the baseline literature is weighted toward these high-impact agronomic and overlapping roles, the apparent ubiquity of fungal endophytes remains a concept tightly bound to applied human selection.</w:t>
      </w:r>
      <w:commentRangeEnd w:id="82"/>
      <w:r w:rsidR="00830D45" w:rsidRPr="0020201F">
        <w:rPr>
          <w:rStyle w:val="CommentReference"/>
          <w:sz w:val="24"/>
          <w:szCs w:val="24"/>
        </w:rPr>
        <w:commentReference w:id="82"/>
      </w:r>
    </w:p>
    <w:p w14:paraId="566F84CC" w14:textId="77777777" w:rsidR="009737D0" w:rsidRDefault="009737D0" w:rsidP="003A36D0">
      <w:pPr>
        <w:pStyle w:val="BodyText"/>
        <w:rPr>
          <w:rFonts w:eastAsiaTheme="majorEastAsia" w:cstheme="majorBidi"/>
          <w:color w:val="0F4761" w:themeColor="accent1" w:themeShade="BF"/>
          <w:sz w:val="28"/>
          <w:szCs w:val="28"/>
        </w:rPr>
      </w:pPr>
      <w:bookmarkStart w:id="83" w:name="X6e474aebd9916d91616fed83507395dbc2487f9"/>
      <w:bookmarkEnd w:id="74"/>
      <w:r w:rsidRPr="009737D0">
        <w:rPr>
          <w:rFonts w:eastAsiaTheme="majorEastAsia" w:cstheme="majorBidi"/>
          <w:color w:val="0F4761" w:themeColor="accent1" w:themeShade="BF"/>
          <w:sz w:val="28"/>
          <w:szCs w:val="28"/>
        </w:rPr>
        <w:t>Economic Capacity Drives Global Research Disparities</w:t>
      </w:r>
    </w:p>
    <w:p w14:paraId="18B4D1A4" w14:textId="53C0230C" w:rsidR="00D041AD" w:rsidRDefault="00EA5101" w:rsidP="003A36D0">
      <w:pPr>
        <w:pStyle w:val="BodyText"/>
      </w:pPr>
      <w:r w:rsidRPr="00EA5101">
        <w:t>The global map of endophyte ecology reflects socioeconomic</w:t>
      </w:r>
      <w:r w:rsidR="00E8062D">
        <w:t xml:space="preserve">s better </w:t>
      </w:r>
      <w:r w:rsidRPr="00EA5101">
        <w:t>than bio</w:t>
      </w:r>
      <w:r w:rsidR="00E8062D">
        <w:t>diversit</w:t>
      </w:r>
      <w:r w:rsidR="005F27A3">
        <w:t>y</w:t>
      </w:r>
      <w:r w:rsidRPr="00EA5101">
        <w:t>. This economic bias creates a systematic</w:t>
      </w:r>
      <w:r w:rsidR="001400C1">
        <w:t xml:space="preserve"> data-deficit </w:t>
      </w:r>
      <w:r w:rsidRPr="00EA5101">
        <w:t>in low-GDP, high-biodiversity nations, representing a</w:t>
      </w:r>
      <w:r w:rsidR="001400C1">
        <w:t xml:space="preserve">n </w:t>
      </w:r>
      <w:r w:rsidRPr="00EA5101">
        <w:t>opportunity to discover unique evolutionary traits and chemical structures where fungal novelty is likely highest.</w:t>
      </w:r>
      <w:r w:rsidR="00AF1890" w:rsidRPr="00AF1890">
        <w:t xml:space="preserve"> For example, targeted exploration of extreme environments has isolated endemic endophytes from the Antarctic vascular plant </w:t>
      </w:r>
      <w:r w:rsidR="00AF1890" w:rsidRPr="00AF1890">
        <w:rPr>
          <w:i/>
          <w:iCs/>
        </w:rPr>
        <w:t>Colobanthus quitensis</w:t>
      </w:r>
      <w:r w:rsidR="00AF1890" w:rsidRPr="00AF1890">
        <w:t xml:space="preserve"> that possess entirely novel metabolic pathways </w:t>
      </w:r>
      <w:r w:rsidR="00866EA4">
        <w:fldChar w:fldCharType="begin"/>
      </w:r>
      <w:r w:rsidR="00866EA4">
        <w:instrText xml:space="preserve"> ADDIN ZOTERO_ITEM CSL_CITATION {"citationID":"kZlu8Q9q","properties":{"unsorted":false,"formattedCitation":"(Bertini {\\i{}et al.}, 2022)","plainCitation":"(Bertini et al., 2022)","noteIndex":0},"citationItems":[{"id":6798,"uris":["http://zotero.org/users/6275788/items/XZ78VHDY"],"itemData":{"id":6798,"type":"article-journal","archive_location":"WOS:000858251300001","container-title":"Journal of Fungi","DOI":"10.3390/jof8090979","ISSN":"2309-608X","issue":"9","title":"Biodiversity and Bioprospecting of Fungal Endophytes from the Antarctic Plant Colobanthus quitensis","volume":"8","author":[{"family":"Bertini","given":"L"},{"family":"Perazzolli","given":"M"},{"family":"Proietti","given":"S"},{"family":"Capaldi","given":"G"},{"family":"Savatin","given":"DV"},{"family":"Bigini","given":"V"},{"family":"Longa","given":"CMO"},{"family":"Basaglia","given":"M"},{"family":"Favaro","given":"L"},{"family":"Casella","given":"S"},{"family":"Fongaro","given":"B"},{"family":"Laureto","given":"PP","non-dropping-particle":"de"},{"family":"Caruso","given":"C"}],"issued":{"date-parts":[["2022",9]]}}}],"schema":"https://github.com/citation-style-language/schema/raw/master/csl-citation.json"} </w:instrText>
      </w:r>
      <w:r w:rsidR="00866EA4">
        <w:fldChar w:fldCharType="separate"/>
      </w:r>
      <w:r w:rsidR="00866EA4" w:rsidRPr="00866EA4">
        <w:rPr>
          <w:rFonts w:ascii="Aptos" w:hAnsi="Aptos" w:cs="Times New Roman"/>
        </w:rPr>
        <w:t xml:space="preserve">(Bertini </w:t>
      </w:r>
      <w:r w:rsidR="00866EA4" w:rsidRPr="00866EA4">
        <w:rPr>
          <w:rFonts w:ascii="Aptos" w:hAnsi="Aptos" w:cs="Times New Roman"/>
          <w:i/>
          <w:iCs/>
        </w:rPr>
        <w:t>et al.</w:t>
      </w:r>
      <w:r w:rsidR="00866EA4" w:rsidRPr="00866EA4">
        <w:rPr>
          <w:rFonts w:ascii="Aptos" w:hAnsi="Aptos" w:cs="Times New Roman"/>
        </w:rPr>
        <w:t>, 2022)</w:t>
      </w:r>
      <w:r w:rsidR="00866EA4">
        <w:fldChar w:fldCharType="end"/>
      </w:r>
      <w:r w:rsidR="00AF1890" w:rsidRPr="00AF1890">
        <w:t xml:space="preserve">. </w:t>
      </w:r>
      <w:r w:rsidR="00B617CA">
        <w:t xml:space="preserve">Additionally, </w:t>
      </w:r>
      <w:r w:rsidR="00AF1890" w:rsidRPr="00AF1890">
        <w:t xml:space="preserve">discoveries of volatile-producing endophytes like </w:t>
      </w:r>
      <w:r w:rsidR="00AF1890" w:rsidRPr="00AF1890">
        <w:rPr>
          <w:i/>
          <w:iCs/>
        </w:rPr>
        <w:t>Muscodor albus</w:t>
      </w:r>
      <w:r w:rsidR="00AF1890" w:rsidRPr="00AF1890">
        <w:t xml:space="preserve"> from remote Honduran rainforests highlight th</w:t>
      </w:r>
      <w:r w:rsidR="00173072">
        <w:t xml:space="preserve">e potential </w:t>
      </w:r>
      <w:r w:rsidR="00AF1890" w:rsidRPr="00AF1890">
        <w:t>biochemical value</w:t>
      </w:r>
      <w:r w:rsidR="002620FF">
        <w:t xml:space="preserve"> </w:t>
      </w:r>
      <w:r w:rsidR="005A5C11">
        <w:t xml:space="preserve">of studying fungal endophytes in currently undersampled locations </w:t>
      </w:r>
      <w:r w:rsidR="002620FF">
        <w:fldChar w:fldCharType="begin"/>
      </w:r>
      <w:r w:rsidR="002620FF">
        <w:instrText xml:space="preserve"> ADDIN ZOTERO_ITEM CSL_CITATION {"citationID":"r4jZejC2","properties":{"unsorted":false,"formattedCitation":"(Strobel, 2003, 2018; Saxena &amp; Strobel, 2021)","plainCitation":"(Strobel, 2003, 2018; Saxena &amp; Strobel, 2021)","noteIndex":0},"citationItems":[{"id":102,"uris":["http://zotero.org/users/6275788/items/7YUNNA6X"],"itemData":{"id":102,"type":"article-journal","abstract":"An increase in the number of people in the world having health problems caused by various cancers, drug-resistant bacteria, parasitic protozoans, and fungi is a cause for alarm. An intensive search for newer and more effective agents to deal with these disease problems is now under way and endophytes are a novel source of potentially useful medicinal compounds.","container-title":"Microbes and Infection","DOI":"10.1016/S1286-4579(03)00073-X","ISSN":"12864579","issue":"6","journalAbbreviation":"Microbes and Infection","language":"en","page":"535-544","source":"DOI.org (Crossref)","title":"Endophytes as sources of bioactive products","volume":"5","author":[{"family":"Strobel","given":"Gary A."}],"issued":{"date-parts":[["2003",5]]}}},{"id":9061,"uris":["http://zotero.org/users/6275788/items/GJHB9CRX"],"itemData":{"id":9061,"type":"article-journal","archive_location":"WOS:000451385000014","container-title":"JOURNAL OF FUNGI","DOI":"10.3390/jof4020057","ISSN":"2309-608X","issue":"2","title":"The Emergence of Endophytic Microbes and Their Biological Promise","volume":"4","author":[{"family":"Strobel","given":"G"}],"issued":{"date-parts":[["2018",6]]}}},{"id":46627,"uris":["http://zotero.org/users/6275788/items/7M9XYDSE"],"itemData":{"id":46627,"type":"article-journal","abstract":"Nearly 20 years ago, the first report appeared on the discovery of a novel genus—Muscodor. This organism was isolated as an endophyte from a cinnamon tree that had been introduced to Honduras from Sri Lanka in the early part of the last century. Characteristically, the original Muscodor albus, and all of its species isolated since that time are non-spore producers and each one exudes a characteristic spectrum of volatile bioactive compounds. The majority have a whitish mycelium, which is sometimes coiling, intertwined and decorated with variously shaped structures. Presently, there are at least 22 type species known/ documented and each has been described as an endophyte from various plant families with widely varying habitats. An enormous variety of volatile organic compounds (VOCs) are produced by Muscodor spp. and some of these include esters, acids, aldehydes, ketones, aromatics, alkanes, alcohols, nitrosamides and terpenoids. The VOCs are both inhibitory and lethal to a wide variety of fungi and bacteria including some major pathogens of plants and humans. Interestingly, in almost all cases studied, no one compound by itself can mimic the bioactivity of the complete gas mixture, suggesting that the volatiles are acting in a synergistic manner and this has been tested with individual as well as the VOCs in various mixtures and concentrations. This review will discuss some of the recent findings in all aspects of this unique fungal genus whilst at the same time pointing out some of the major questions that remain about its biology, ecology and its applications in agriculture, medicine and other sectors. Most importantly, the authors provide arguments supporting the claim that Muscodor is taxonomically distinct from Induratia, a recently proposed change to its nomenclature.","container-title":"Microbial Ecology","DOI":"10.1007/s00248-020-01644-0","ISSN":"0095-3628, 1432-184X","issue":"1","journalAbbreviation":"Microb Ecol","language":"en","page":"5-20","source":"DOI.org (Crossref)","title":"Marvellous Muscodor spp.: Update on Their Biology and Applications","title-short":"Marvellous Muscodor spp.","volume":"82","author":[{"family":"Saxena","given":"Sanjai"},{"family":"Strobel","given":"Gary A."}],"issued":{"date-parts":[["2021",7]]}}}],"schema":"https://github.com/citation-style-language/schema/raw/master/csl-citation.json"} </w:instrText>
      </w:r>
      <w:r w:rsidR="002620FF">
        <w:fldChar w:fldCharType="separate"/>
      </w:r>
      <w:r w:rsidR="002620FF" w:rsidRPr="002620FF">
        <w:rPr>
          <w:rFonts w:ascii="Aptos" w:hAnsi="Aptos"/>
        </w:rPr>
        <w:t>(Strobel, 2003, 2018; Saxena &amp; Strobel, 2021)</w:t>
      </w:r>
      <w:r w:rsidR="002620FF">
        <w:fldChar w:fldCharType="end"/>
      </w:r>
      <w:r w:rsidR="005A5C11">
        <w:t>.</w:t>
      </w:r>
      <w:r w:rsidR="00AF1890" w:rsidRPr="00AF1890">
        <w:t xml:space="preserve"> </w:t>
      </w:r>
      <w:commentRangeStart w:id="84"/>
      <w:r w:rsidR="009016C5" w:rsidRPr="009016C5">
        <w:t>From a taxonomic perspective, these regions are prime candidates for finding undescribed lineages</w:t>
      </w:r>
      <w:r w:rsidR="009016C5">
        <w:t>. F</w:t>
      </w:r>
      <w:r w:rsidR="00052212">
        <w:t>or example</w:t>
      </w:r>
      <w:r w:rsidR="009016C5">
        <w:t>,</w:t>
      </w:r>
      <w:r w:rsidR="00052212">
        <w:t xml:space="preserve"> </w:t>
      </w:r>
      <w:r w:rsidR="00AF1890" w:rsidRPr="00AF1890">
        <w:t xml:space="preserve">localized sampling of the living sapwood of wild </w:t>
      </w:r>
      <w:r w:rsidR="00AF1890" w:rsidRPr="00AF1890">
        <w:rPr>
          <w:i/>
          <w:iCs/>
        </w:rPr>
        <w:t>Hevea</w:t>
      </w:r>
      <w:r w:rsidR="00AF1890" w:rsidRPr="00AF1890">
        <w:t xml:space="preserve"> populations </w:t>
      </w:r>
      <w:r w:rsidR="002B77FD">
        <w:t xml:space="preserve">in the Amazon Basin </w:t>
      </w:r>
      <w:r w:rsidR="00AF1890" w:rsidRPr="00AF1890">
        <w:t xml:space="preserve">yielded multiple entirely novel lineages of </w:t>
      </w:r>
      <w:r w:rsidR="00AF1890" w:rsidRPr="00AF1890">
        <w:rPr>
          <w:i/>
          <w:iCs/>
        </w:rPr>
        <w:t>Tolypocladium</w:t>
      </w:r>
      <w:r w:rsidR="00792BCB">
        <w:rPr>
          <w:i/>
          <w:iCs/>
        </w:rPr>
        <w:t xml:space="preserve"> </w:t>
      </w:r>
      <w:commentRangeEnd w:id="84"/>
      <w:r w:rsidR="005D5937">
        <w:rPr>
          <w:rStyle w:val="CommentReference"/>
          <w:i/>
          <w:iCs/>
          <w:sz w:val="24"/>
          <w:szCs w:val="24"/>
        </w:rPr>
        <w:commentReference w:id="84"/>
      </w:r>
      <w:r w:rsidR="002B77FD">
        <w:rPr>
          <w:i/>
          <w:iCs/>
        </w:rPr>
        <w:fldChar w:fldCharType="begin"/>
      </w:r>
      <w:r w:rsidR="002B77FD">
        <w:rPr>
          <w:i/>
          <w:iCs/>
        </w:rPr>
        <w:instrText xml:space="preserve"> ADDIN ZOTERO_ITEM CSL_CITATION {"citationID":"ULEjCMyD","properties":{"unsorted":false,"formattedCitation":"(Gazis {\\i{}et al.}, 2014)","plainCitation":"(Gazis et al., 2014)","noteIndex":0},"citationItems":[{"id":46629,"uris":["http://zotero.org/users/6275788/items/MI6SRB7I"],"itemData":{"id":46629,"type":"article-journal","abstract":"The objective of this study was to identify a group of unknown endophytic fungal isolates from the living sapwood of wild and planted Hevea (rubber tree) populations. Three novel lineages of Tolypocladium are described based on molecular and morphological data. Findings from this study open a window for novel hypotheses regarding the ecology and role of endophytes within plant communities as well as trait evolution and potential forces driving diversification of Cordyceps-like fungi. This study stresses the importance of integrating asexual and sexual fungal states for a more complete understanding of the natural history of this diverse group. In addition, it highlights the study of fungi in the sapwood of tropical trees as habitat for the discovery of novel fungal lineages and substrate associations.","container-title":"Mycologia","DOI":"10.3852/13-346","ISSN":"0027-5514, 1557-2536","issue":"6","journalAbbreviation":"Mycologia","language":"en","page":"1090-1105","source":"DOI.org (Crossref)","title":"Novel endophytic lineages of &lt;i&gt;Tolypocladium&lt;/i&gt; provide new insights into the ecology and evolution of &lt;i&gt;Cordyceps&lt;/i&gt; -like fungi","volume":"106","author":[{"family":"Gazis","given":"Romina"},{"family":"Skaltsas","given":"Demetra"},{"family":"Chaverri","given":"Priscila"}],"issued":{"date-parts":[["2014",11]]}}}],"schema":"https://github.com/citation-style-language/schema/raw/master/csl-citation.json"} </w:instrText>
      </w:r>
      <w:r w:rsidR="002B77FD">
        <w:rPr>
          <w:i/>
          <w:iCs/>
        </w:rPr>
        <w:fldChar w:fldCharType="separate"/>
      </w:r>
      <w:r w:rsidR="002B77FD" w:rsidRPr="002B77FD">
        <w:rPr>
          <w:rFonts w:ascii="Aptos" w:hAnsi="Aptos" w:cs="Times New Roman"/>
        </w:rPr>
        <w:t xml:space="preserve">(Gazis </w:t>
      </w:r>
      <w:r w:rsidR="002B77FD" w:rsidRPr="002B77FD">
        <w:rPr>
          <w:rFonts w:ascii="Aptos" w:hAnsi="Aptos" w:cs="Times New Roman"/>
          <w:i/>
          <w:iCs/>
        </w:rPr>
        <w:t>et al.</w:t>
      </w:r>
      <w:r w:rsidR="002B77FD" w:rsidRPr="002B77FD">
        <w:rPr>
          <w:rFonts w:ascii="Aptos" w:hAnsi="Aptos" w:cs="Times New Roman"/>
        </w:rPr>
        <w:t>, 2014)</w:t>
      </w:r>
      <w:r w:rsidR="002B77FD">
        <w:rPr>
          <w:i/>
          <w:iCs/>
        </w:rPr>
        <w:fldChar w:fldCharType="end"/>
      </w:r>
      <w:r w:rsidR="00AF1890" w:rsidRPr="00AF1890">
        <w:t>.</w:t>
      </w:r>
      <w:r w:rsidR="00AF1890">
        <w:t xml:space="preserve"> </w:t>
      </w:r>
    </w:p>
    <w:p w14:paraId="46E17B79" w14:textId="58B06B46" w:rsidR="003A36D0" w:rsidRPr="009D2A2D" w:rsidRDefault="003A36D0" w:rsidP="009D2A2D">
      <w:pPr>
        <w:pStyle w:val="BodyText"/>
      </w:pPr>
      <w:commentRangeStart w:id="85"/>
      <w:r w:rsidRPr="003A36D0">
        <w:t xml:space="preserve">Restricting fieldwork to wealthy nations fundamentally limits our understanding of microbial adaptation and leaves an immense repository of global ecological functions undiscovered </w:t>
      </w:r>
      <w:r w:rsidR="006D50A7">
        <w:fldChar w:fldCharType="begin"/>
      </w:r>
      <w:r w:rsidR="006D50A7">
        <w:instrText xml:space="preserve"> ADDIN ZOTERO_ITEM CSL_CITATION {"citationID":"OLcqImLm","properties":{"unsorted":false,"formattedCitation":"(Newman &amp; Cragg, 2012)","plainCitation":"(Newman &amp; Cragg, 2012)","noteIndex":0},"citationItems":[{"id":45209,"uris":["http://zotero.org/users/6275788/items/KEMU4CY2"],"itemData":{"id":45209,"type":"article-journal","container-title":"Journal of Natural Products","DOI":"10.1021/np200906s","ISSN":"0163-3864, 1520-6025","issue":"3","journalAbbreviation":"J. Nat. Prod.","language":"en","page":"311-335","source":"DOI.org (Crossref)","title":"Natural Products As Sources of New Drugs over the 30 Years from 1981 to 2010","volume":"75","author":[{"family":"Newman","given":"David J."},{"family":"Cragg","given":"Gordon M."}],"issued":{"date-parts":[["2012",3,23]]}}}],"schema":"https://github.com/citation-style-language/schema/raw/master/csl-citation.json"} </w:instrText>
      </w:r>
      <w:r w:rsidR="006D50A7">
        <w:fldChar w:fldCharType="separate"/>
      </w:r>
      <w:r w:rsidR="006D50A7" w:rsidRPr="006D50A7">
        <w:rPr>
          <w:rFonts w:ascii="Aptos" w:hAnsi="Aptos"/>
        </w:rPr>
        <w:t>(Newman &amp; Cragg, 2012)</w:t>
      </w:r>
      <w:r w:rsidR="006D50A7">
        <w:fldChar w:fldCharType="end"/>
      </w:r>
      <w:r w:rsidRPr="003A36D0">
        <w:t>. Such gaps illustrate that current sampling efforts are not merely localized</w:t>
      </w:r>
      <w:r w:rsidR="007E5CEE">
        <w:t xml:space="preserve"> but are also</w:t>
      </w:r>
      <w:r w:rsidRPr="003A36D0">
        <w:t xml:space="preserve"> restricted to a narrow, vascular-plant-dominated view of the Tree of Life.</w:t>
      </w:r>
      <w:commentRangeEnd w:id="85"/>
      <w:r w:rsidR="001A5A46" w:rsidRPr="009D2A2D">
        <w:rPr>
          <w:rStyle w:val="CommentReference"/>
          <w:sz w:val="24"/>
          <w:szCs w:val="24"/>
        </w:rPr>
        <w:commentReference w:id="85"/>
      </w:r>
    </w:p>
    <w:p w14:paraId="25561D50" w14:textId="2B14E97F" w:rsidR="009F4D6D" w:rsidRDefault="00F10295">
      <w:pPr>
        <w:pStyle w:val="Heading3"/>
      </w:pPr>
      <w:bookmarkStart w:id="86" w:name="X74ce0a8a37492e58df89abadb7679730f33fc06"/>
      <w:bookmarkEnd w:id="83"/>
      <w:commentRangeStart w:id="87"/>
      <w:r>
        <w:t>The Utility and Limitations of an Abstract-</w:t>
      </w:r>
      <w:r w:rsidR="00470874">
        <w:t>Dominated</w:t>
      </w:r>
      <w:r>
        <w:t xml:space="preserve"> Audit</w:t>
      </w:r>
      <w:commentRangeEnd w:id="87"/>
      <w:r w:rsidR="00C024F3">
        <w:rPr>
          <w:rStyle w:val="CommentReference"/>
          <w:sz w:val="28"/>
          <w:szCs w:val="28"/>
        </w:rPr>
        <w:commentReference w:id="87"/>
      </w:r>
    </w:p>
    <w:p w14:paraId="0B40849C" w14:textId="5A9384F6" w:rsidR="00C042D8" w:rsidRDefault="00297C8A">
      <w:pPr>
        <w:pStyle w:val="FirstParagraph"/>
      </w:pPr>
      <w:r w:rsidRPr="00297C8A">
        <w:t xml:space="preserve">Given that over 83% of the analyzed </w:t>
      </w:r>
      <w:r>
        <w:t>dataset</w:t>
      </w:r>
      <w:r w:rsidRPr="00297C8A">
        <w:t xml:space="preserve"> remains behind paywalls, conducting a global-scale synthesis requires utilizing abstract-level data.</w:t>
      </w:r>
      <w:r w:rsidR="002748B5" w:rsidRPr="002748B5">
        <w:t xml:space="preserve"> </w:t>
      </w:r>
      <w:r w:rsidR="008D1D3C" w:rsidRPr="008D1D3C">
        <w:t>While this approach inherently miss</w:t>
      </w:r>
      <w:r w:rsidR="008D1D3C">
        <w:t>es</w:t>
      </w:r>
      <w:r w:rsidR="008D1D3C" w:rsidRPr="008D1D3C">
        <w:t xml:space="preserve"> endophyte occurrences buried in full texts or supplementary next-generation sequencing tables, our methodology serves as a robust, systematic field audit of the most visible and accessible scientific evidence.</w:t>
      </w:r>
    </w:p>
    <w:p w14:paraId="0981683D" w14:textId="26B89296" w:rsidR="00B7696B" w:rsidRDefault="007E1F30">
      <w:pPr>
        <w:pStyle w:val="FirstParagraph"/>
      </w:pPr>
      <w:r w:rsidRPr="007E1F30">
        <w:t xml:space="preserve">Our direct comparison of </w:t>
      </w:r>
      <w:r w:rsidR="00C042D8">
        <w:t>the abstract-only and full-text datasets</w:t>
      </w:r>
      <w:r w:rsidRPr="007E1F30">
        <w:t xml:space="preserve"> </w:t>
      </w:r>
      <w:r w:rsidR="00B17AF8">
        <w:t>supports</w:t>
      </w:r>
      <w:r w:rsidRPr="007E1F30">
        <w:t xml:space="preserve"> the validity of this approach. While full-text parsing extracted a higher relative density of plant</w:t>
      </w:r>
      <w:r>
        <w:t>-</w:t>
      </w:r>
      <w:r w:rsidRPr="007E1F30">
        <w:t>fungal rows (10,248 interactions from 3,0</w:t>
      </w:r>
      <w:r w:rsidR="008D6BD6">
        <w:t>68</w:t>
      </w:r>
      <w:r w:rsidRPr="007E1F30">
        <w:t xml:space="preserve"> papers) than abstract mining (29,874 interactions from 15,68</w:t>
      </w:r>
      <w:r w:rsidR="008D6BD6">
        <w:t>2</w:t>
      </w:r>
      <w:r w:rsidRPr="007E1F30">
        <w:t xml:space="preserve"> papers), the underlying macroecological signals remained unchanged. The strong socioeconomic bias linking research intensity to national wealth was statistically </w:t>
      </w:r>
      <w:r w:rsidR="00C97032">
        <w:t>similar</w:t>
      </w:r>
      <w:r w:rsidRPr="007E1F30">
        <w:t xml:space="preserve"> </w:t>
      </w:r>
      <w:r w:rsidR="00C97032">
        <w:t>between</w:t>
      </w:r>
      <w:r w:rsidRPr="007E1F30">
        <w:t xml:space="preserve"> abstract-level data (Spearman’s ρ=0.78) </w:t>
      </w:r>
      <w:r w:rsidR="00C97032">
        <w:t>and</w:t>
      </w:r>
      <w:r w:rsidRPr="007E1F30">
        <w:t xml:space="preserve"> full-text subsets (ρ=0.83). </w:t>
      </w:r>
      <w:r w:rsidR="00B7696B" w:rsidRPr="00B7696B">
        <w:t xml:space="preserve">While abstract-mining captured a lower density of total interactions per document compared to full-text parsing, it demonstrated high fidelity in identifying host-taxonomic knowledge gaps, yielding Jaccard similarity indices above 0.85 for family-level lineages. </w:t>
      </w:r>
      <w:r w:rsidR="00B7696B" w:rsidRPr="00B7696B">
        <w:lastRenderedPageBreak/>
        <w:t>This indicates that abstract-led mining is a reliable tool for identifying broad-scale taxonomic biases</w:t>
      </w:r>
      <w:r w:rsidR="00B7696B">
        <w:t xml:space="preserve"> in this study</w:t>
      </w:r>
      <w:r w:rsidR="00B7696B" w:rsidRPr="00B7696B">
        <w:t>, even if it lacks the granular resolution of full-text primary data.</w:t>
      </w:r>
    </w:p>
    <w:p w14:paraId="50735137" w14:textId="57370C39" w:rsidR="00155ED1" w:rsidRPr="00155ED1" w:rsidRDefault="00680DDC" w:rsidP="0033228E">
      <w:pPr>
        <w:pStyle w:val="FirstParagraph"/>
      </w:pPr>
      <w:r>
        <w:t>T</w:t>
      </w:r>
      <w:commentRangeStart w:id="88"/>
      <w:commentRangeStart w:id="89"/>
      <w:r w:rsidR="002748B5">
        <w:t>his approach highlights the systematic barriers created by paywalled science</w:t>
      </w:r>
      <w:r w:rsidR="00E343BB">
        <w:t>.</w:t>
      </w:r>
      <w:r w:rsidR="002748B5">
        <w:t xml:space="preserve"> </w:t>
      </w:r>
      <w:commentRangeEnd w:id="88"/>
      <w:r w:rsidR="00C024F3">
        <w:rPr>
          <w:rStyle w:val="CommentReference"/>
          <w:sz w:val="24"/>
          <w:szCs w:val="24"/>
        </w:rPr>
        <w:commentReference w:id="88"/>
      </w:r>
      <w:commentRangeEnd w:id="89"/>
      <w:r w:rsidR="00365A96">
        <w:rPr>
          <w:rStyle w:val="CommentReference"/>
          <w:sz w:val="24"/>
          <w:szCs w:val="24"/>
        </w:rPr>
        <w:commentReference w:id="89"/>
      </w:r>
      <w:r w:rsidR="00155ED1">
        <w:t>By relying on the most commonly accessible part of a publication, our analysis maps the boundaries of our default knowledge.</w:t>
      </w:r>
      <w:r w:rsidR="00155ED1">
        <w:t xml:space="preserve"> </w:t>
      </w:r>
      <w:r w:rsidR="00155ED1">
        <w:t>Ultimately, these boundaries are defined less by biology than by the accessibility of the literature itself.</w:t>
      </w:r>
    </w:p>
    <w:p w14:paraId="25561D52" w14:textId="2D2BAD58" w:rsidR="009F4D6D" w:rsidRDefault="00F10295">
      <w:pPr>
        <w:pStyle w:val="Heading3"/>
      </w:pPr>
      <w:bookmarkStart w:id="90" w:name="a-roadmap-for-future-sampling"/>
      <w:bookmarkEnd w:id="86"/>
      <w:commentRangeStart w:id="91"/>
      <w:r>
        <w:t>A Roadmap for Future Sampling</w:t>
      </w:r>
      <w:commentRangeEnd w:id="91"/>
      <w:r w:rsidR="00C024F3">
        <w:rPr>
          <w:rStyle w:val="CommentReference"/>
          <w:sz w:val="28"/>
          <w:szCs w:val="28"/>
        </w:rPr>
        <w:commentReference w:id="91"/>
      </w:r>
    </w:p>
    <w:p w14:paraId="19EA446F" w14:textId="1DA26319" w:rsidR="007E6B33" w:rsidRPr="007E6B33" w:rsidRDefault="00F10295" w:rsidP="007E6B33">
      <w:pPr>
        <w:pStyle w:val="FirstParagraph"/>
      </w:pPr>
      <w:r>
        <w:t xml:space="preserve">Based on these findings, we propose a </w:t>
      </w:r>
      <w:commentRangeStart w:id="92"/>
      <w:r>
        <w:t xml:space="preserve">strategic roadmap </w:t>
      </w:r>
      <w:commentRangeEnd w:id="92"/>
      <w:r w:rsidR="00365A96">
        <w:rPr>
          <w:rStyle w:val="CommentReference"/>
          <w:sz w:val="24"/>
          <w:szCs w:val="24"/>
        </w:rPr>
        <w:commentReference w:id="92"/>
      </w:r>
      <w:r>
        <w:t>for future endophyte research. To build a more robust and representative understanding of endophyte ecology, sampling efforts should be intentionally directed toward two key areas. First, there is a critical need to explore host lineages that are currently underrepresented in the literature</w:t>
      </w:r>
      <w:r w:rsidR="00C17938">
        <w:t xml:space="preserve">. </w:t>
      </w:r>
      <w:r w:rsidR="00C17938" w:rsidRPr="00C17938">
        <w:t>We provide comprehensive priority lists of these understudied taxa at the phylum, family, genus, and species levels, alongside a list of 133 severely under-sampled countries, as Supplementary Data.</w:t>
      </w:r>
      <w:r>
        <w:t xml:space="preserve"> Our analysis shows a heavy concentration on economically important plant </w:t>
      </w:r>
      <w:commentRangeStart w:id="93"/>
      <w:r>
        <w:t>families</w:t>
      </w:r>
      <w:commentRangeEnd w:id="93"/>
      <w:r w:rsidR="00365A96">
        <w:rPr>
          <w:rStyle w:val="CommentReference"/>
          <w:sz w:val="24"/>
          <w:szCs w:val="24"/>
        </w:rPr>
        <w:commentReference w:id="93"/>
      </w:r>
      <w:r w:rsidR="00365A96">
        <w:t xml:space="preserve"> </w:t>
      </w:r>
      <w:r>
        <w:t>. A concerted effort to sample early-diverging and non-vascular plant lineages</w:t>
      </w:r>
      <w:r w:rsidR="00551B98">
        <w:t xml:space="preserve"> </w:t>
      </w:r>
      <w:r>
        <w:t xml:space="preserve">would provide crucial insights into the evolutionary history of endophytism. Second, research must expand into high-biodiversity, low-GDP regions. </w:t>
      </w:r>
      <w:r w:rsidR="007F152F" w:rsidRPr="007F152F">
        <w:t>Countries such as Tonga, Angola, and Armenia, along with large portions of Africa and Central Asia, represent gaps</w:t>
      </w:r>
      <w:r>
        <w:t xml:space="preserve"> in our knowledge. A targeted, collaborative effort to sample in these regions is essential for discovering novel fungal diversity and for testing the generality of ecological theories developed in temperate zones. Such a program would not only advance the field of endophyte ecology but also contribute to global biodiversity conservation goals.</w:t>
      </w:r>
      <w:r w:rsidR="00DD75DB">
        <w:t xml:space="preserve"> </w:t>
      </w:r>
      <w:r w:rsidR="00DD75DB" w:rsidRPr="00085BBB">
        <w:t xml:space="preserve">These outputs provide a concrete roadmap for targeted sampling efforts designed to fill the most significant gaps in </w:t>
      </w:r>
      <w:r w:rsidR="007E6B33" w:rsidRPr="00085BBB">
        <w:t>ou</w:t>
      </w:r>
      <w:r w:rsidR="00DD75DB" w:rsidRPr="00085BBB">
        <w:t>r current understanding of global endophyte diversity.</w:t>
      </w:r>
    </w:p>
    <w:p w14:paraId="53DA89FF" w14:textId="4A95BD37" w:rsidR="007E6B33" w:rsidRDefault="007E6B33" w:rsidP="00267A70">
      <w:pPr>
        <w:pStyle w:val="Style1"/>
      </w:pPr>
      <w:commentRangeStart w:id="94"/>
      <w:r>
        <w:lastRenderedPageBreak/>
        <w:t>Conclusions</w:t>
      </w:r>
      <w:commentRangeEnd w:id="94"/>
      <w:r w:rsidR="009D2AF3">
        <w:rPr>
          <w:rStyle w:val="CommentReference"/>
          <w:sz w:val="28"/>
          <w:szCs w:val="28"/>
        </w:rPr>
        <w:commentReference w:id="94"/>
      </w:r>
    </w:p>
    <w:p w14:paraId="0E8964CF" w14:textId="053B8048" w:rsidR="00001FF1" w:rsidRDefault="00001FF1" w:rsidP="009A6DBD">
      <w:pPr>
        <w:pStyle w:val="Style1"/>
        <w:rPr>
          <w:rFonts w:eastAsiaTheme="minorHAnsi" w:cstheme="minorBidi"/>
          <w:color w:val="auto"/>
          <w:sz w:val="24"/>
          <w:szCs w:val="24"/>
        </w:rPr>
      </w:pPr>
      <w:r>
        <w:rPr>
          <w:rFonts w:eastAsiaTheme="minorHAnsi" w:cstheme="minorBidi"/>
          <w:color w:val="auto"/>
          <w:sz w:val="24"/>
          <w:szCs w:val="24"/>
        </w:rPr>
        <w:t>W</w:t>
      </w:r>
      <w:r w:rsidRPr="00001FF1">
        <w:rPr>
          <w:rFonts w:eastAsiaTheme="minorHAnsi" w:cstheme="minorBidi"/>
          <w:color w:val="auto"/>
          <w:sz w:val="24"/>
          <w:szCs w:val="24"/>
        </w:rPr>
        <w:t xml:space="preserve">hile the foundational premise of endophyte ubiquity is frequently repeated, the globally aggregated evidence base is currently insufficient to validate unqualified ecological generalizations across the Tree of Life. More precisely, the data demonstrate that every plant lineage examined to date hosts </w:t>
      </w:r>
      <w:r w:rsidR="004A3F61">
        <w:rPr>
          <w:rFonts w:eastAsiaTheme="minorHAnsi" w:cstheme="minorBidi"/>
          <w:color w:val="auto"/>
          <w:sz w:val="24"/>
          <w:szCs w:val="24"/>
        </w:rPr>
        <w:t xml:space="preserve">fungal </w:t>
      </w:r>
      <w:r w:rsidRPr="00001FF1">
        <w:rPr>
          <w:rFonts w:eastAsiaTheme="minorHAnsi" w:cstheme="minorBidi"/>
          <w:color w:val="auto"/>
          <w:sz w:val="24"/>
          <w:szCs w:val="24"/>
        </w:rPr>
        <w:t>endophytes; however, the scope of what has been examined is fundamentally constrained by human economics. The current literature represents a structural reflection of national wealth and applied agricultural priorities</w:t>
      </w:r>
      <w:r>
        <w:rPr>
          <w:rFonts w:eastAsiaTheme="minorHAnsi" w:cstheme="minorBidi"/>
          <w:color w:val="auto"/>
          <w:sz w:val="24"/>
          <w:szCs w:val="24"/>
        </w:rPr>
        <w:t xml:space="preserve"> </w:t>
      </w:r>
      <w:r w:rsidRPr="00001FF1">
        <w:rPr>
          <w:rFonts w:eastAsiaTheme="minorHAnsi" w:cstheme="minorBidi"/>
          <w:color w:val="auto"/>
          <w:sz w:val="24"/>
          <w:szCs w:val="24"/>
        </w:rPr>
        <w:t>rather than a strategic effort to document global biodiversity. Addressing these deep systemic gaps presents an immense opportunity for ecological discovery.</w:t>
      </w:r>
    </w:p>
    <w:p w14:paraId="40B5B48E" w14:textId="0E1674BE" w:rsidR="009A6DBD" w:rsidRDefault="009A6DBD" w:rsidP="009A6DBD">
      <w:pPr>
        <w:pStyle w:val="Style1"/>
        <w:rPr>
          <w:rFonts w:eastAsiaTheme="minorHAnsi" w:cstheme="minorBidi"/>
          <w:color w:val="auto"/>
          <w:sz w:val="24"/>
          <w:szCs w:val="24"/>
        </w:rPr>
      </w:pPr>
      <w:r w:rsidRPr="009A6DBD">
        <w:rPr>
          <w:rFonts w:eastAsiaTheme="minorHAnsi" w:cstheme="minorBidi"/>
          <w:color w:val="auto"/>
          <w:sz w:val="24"/>
          <w:szCs w:val="24"/>
        </w:rPr>
        <w:t xml:space="preserve">To overcome these </w:t>
      </w:r>
      <w:commentRangeStart w:id="95"/>
      <w:r w:rsidRPr="009A6DBD">
        <w:rPr>
          <w:rFonts w:eastAsiaTheme="minorHAnsi" w:cstheme="minorBidi"/>
          <w:color w:val="auto"/>
          <w:sz w:val="24"/>
          <w:szCs w:val="24"/>
        </w:rPr>
        <w:t>deep and systemic gaps</w:t>
      </w:r>
      <w:commentRangeEnd w:id="95"/>
      <w:r w:rsidR="00440C52" w:rsidRPr="009A6DBD">
        <w:rPr>
          <w:rStyle w:val="CommentReference"/>
          <w:rFonts w:eastAsiaTheme="minorHAnsi" w:cstheme="minorBidi"/>
          <w:color w:val="auto"/>
          <w:sz w:val="24"/>
          <w:szCs w:val="24"/>
        </w:rPr>
        <w:commentReference w:id="95"/>
      </w:r>
      <w:r w:rsidRPr="009A6DBD">
        <w:rPr>
          <w:rFonts w:eastAsiaTheme="minorHAnsi" w:cstheme="minorBidi"/>
          <w:color w:val="auto"/>
          <w:sz w:val="24"/>
          <w:szCs w:val="24"/>
        </w:rPr>
        <w:t xml:space="preserve"> in the data, endophyte ecology must proactively decouple research intensity from national institutional capacity. We recommend </w:t>
      </w:r>
      <w:r w:rsidR="007F3B6A">
        <w:rPr>
          <w:rFonts w:eastAsiaTheme="minorHAnsi" w:cstheme="minorBidi"/>
          <w:color w:val="auto"/>
          <w:sz w:val="24"/>
          <w:szCs w:val="24"/>
        </w:rPr>
        <w:t>implementing</w:t>
      </w:r>
      <w:r w:rsidRPr="009A6DBD">
        <w:rPr>
          <w:rFonts w:eastAsiaTheme="minorHAnsi" w:cstheme="minorBidi"/>
          <w:color w:val="auto"/>
          <w:sz w:val="24"/>
          <w:szCs w:val="24"/>
        </w:rPr>
        <w:t xml:space="preserve"> the data-driven priority roadmap established in this study by specifically targeting early-diverging plant lineages and under-sampled, high-biodiversity regions. This will allow the next generation of plant-fungal ecological research to transition from simply asserting universal distribution to systematically uncovering the true functional and evolutionary mechanics of these critical plant-fungal symbioses.</w:t>
      </w:r>
    </w:p>
    <w:p w14:paraId="5200AB08" w14:textId="19D7B3D0" w:rsidR="00267A70" w:rsidRDefault="00234BDB" w:rsidP="00267A70">
      <w:pPr>
        <w:pStyle w:val="Style1"/>
      </w:pPr>
      <w:r>
        <w:t>Acknowledgements</w:t>
      </w:r>
    </w:p>
    <w:p w14:paraId="289555AA" w14:textId="23E98EDD" w:rsidR="00234BDB" w:rsidRDefault="00267A70" w:rsidP="00267A70">
      <w:r>
        <w:t>This work was supported by National Science Foundation (NSF) MacroSystems grant DEB-1340852 (C.A.G.), US Department of Energy program in Systems Biology Research to Advance Sustainable Bioenergy Crop Development (DE-FOA-0002214)(N.C.J.), the Lucking Family Professorship (C.A.G.), the ARCS Foundation (B.M.B.), the Presidential Fellowship Program at NAU (B.M.B.), the Arizona Mushroom Society (B.M.B.), the Support for Graduate Students program at NAU (B.M.B.), and the American Association of University Women’s American Dissertation Fellowship (B.M.B.).</w:t>
      </w:r>
    </w:p>
    <w:p w14:paraId="03275C56" w14:textId="0F7A2045" w:rsidR="00234BDB" w:rsidRDefault="00234BDB" w:rsidP="00234BDB">
      <w:pPr>
        <w:pStyle w:val="Style1"/>
      </w:pPr>
      <w:r>
        <w:t>Author Contributions</w:t>
      </w:r>
    </w:p>
    <w:p w14:paraId="571865AE" w14:textId="417FE0BB" w:rsidR="00234BDB" w:rsidRPr="00234BDB" w:rsidRDefault="00D81CB9" w:rsidP="00234BDB">
      <w:pPr>
        <w:pStyle w:val="BodyText"/>
      </w:pPr>
      <w:r w:rsidRPr="00D81CB9">
        <w:t>B</w:t>
      </w:r>
      <w:r w:rsidR="00584AEA">
        <w:t>.</w:t>
      </w:r>
      <w:r>
        <w:t>M</w:t>
      </w:r>
      <w:r w:rsidR="00584AEA">
        <w:t>.</w:t>
      </w:r>
      <w:r w:rsidRPr="00D81CB9">
        <w:t>B</w:t>
      </w:r>
      <w:r w:rsidR="00584AEA">
        <w:t>.</w:t>
      </w:r>
      <w:r w:rsidRPr="00D81CB9">
        <w:t xml:space="preserve"> conceived the study</w:t>
      </w:r>
      <w:r w:rsidR="00584AEA">
        <w:t xml:space="preserve">, </w:t>
      </w:r>
      <w:r w:rsidRPr="00D81CB9">
        <w:t>developed the pipeline</w:t>
      </w:r>
      <w:r w:rsidR="00584AEA">
        <w:t>, and wrote the manuscript</w:t>
      </w:r>
      <w:r w:rsidRPr="00D81CB9">
        <w:t>.</w:t>
      </w:r>
      <w:r w:rsidR="00584AEA">
        <w:t xml:space="preserve"> N.M., N.C.J., and C.A.G. </w:t>
      </w:r>
      <w:r w:rsidR="00830434">
        <w:t>advised throughout the project and edited the manuscript.</w:t>
      </w:r>
    </w:p>
    <w:p w14:paraId="25561D54" w14:textId="12152C23" w:rsidR="009F4D6D" w:rsidRDefault="001431F9">
      <w:pPr>
        <w:pStyle w:val="Heading2"/>
      </w:pPr>
      <w:bookmarkStart w:id="96" w:name="figure-captions"/>
      <w:bookmarkEnd w:id="70"/>
      <w:bookmarkEnd w:id="90"/>
      <w:r>
        <w:lastRenderedPageBreak/>
        <w:t>Supplementary Figures</w:t>
      </w:r>
    </w:p>
    <w:p w14:paraId="132ABF90" w14:textId="6A03B307" w:rsidR="00F544F9" w:rsidRDefault="00F544F9" w:rsidP="00F544F9">
      <w:pPr>
        <w:pStyle w:val="BodyText"/>
      </w:pPr>
      <w:ins w:id="97" w:author="Beatrice Bock" w:date="2026-05-20T13:04:00Z" w16du:dateUtc="2026-05-20T20:04:00Z">
        <w:r>
          <w:rPr>
            <w:noProof/>
          </w:rPr>
          <w:drawing>
            <wp:inline distT="0" distB="0" distL="0" distR="0" wp14:anchorId="2AF80AD5" wp14:editId="458E0818">
              <wp:extent cx="5943600" cy="3467100"/>
              <wp:effectExtent l="0" t="0" r="0" b="0"/>
              <wp:docPr id="117954966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3467100"/>
                      </a:xfrm>
                      <a:prstGeom prst="rect">
                        <a:avLst/>
                      </a:prstGeom>
                      <a:noFill/>
                      <a:ln>
                        <a:noFill/>
                      </a:ln>
                    </pic:spPr>
                  </pic:pic>
                </a:graphicData>
              </a:graphic>
            </wp:inline>
          </w:drawing>
        </w:r>
      </w:ins>
    </w:p>
    <w:p w14:paraId="52822577" w14:textId="6EC14BCE" w:rsidR="00F544F9" w:rsidRPr="00F544F9" w:rsidRDefault="00F544F9" w:rsidP="00F544F9">
      <w:pPr>
        <w:pStyle w:val="BodyText"/>
      </w:pPr>
      <w:r w:rsidRPr="00B616FF">
        <w:rPr>
          <w:b/>
          <w:bCs/>
        </w:rPr>
        <w:t>Figure S1.</w:t>
      </w:r>
      <w:r>
        <w:t xml:space="preserve"> </w:t>
      </w:r>
      <w:r w:rsidR="00B616FF">
        <w:t>Top 8 most studied plant families in the dataset over time, showing the prevalence of Poaceae in the dataset of studied plant hosts.</w:t>
      </w:r>
    </w:p>
    <w:bookmarkEnd w:id="6"/>
    <w:bookmarkEnd w:id="96"/>
    <w:p w14:paraId="343DB548" w14:textId="35C252F9" w:rsidR="00526817" w:rsidRDefault="00322EC2">
      <w:pPr>
        <w:pStyle w:val="BodyText"/>
      </w:pPr>
      <w:r>
        <w:rPr>
          <w:noProof/>
        </w:rPr>
        <w:lastRenderedPageBreak/>
        <w:drawing>
          <wp:inline distT="0" distB="0" distL="0" distR="0" wp14:anchorId="4565052C" wp14:editId="2F41FF21">
            <wp:extent cx="5943600" cy="3962400"/>
            <wp:effectExtent l="0" t="0" r="0" b="0"/>
            <wp:docPr id="112940238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3187FF40" w14:textId="7B002BFD" w:rsidR="00322EC2" w:rsidRDefault="00322EC2">
      <w:pPr>
        <w:pStyle w:val="BodyText"/>
      </w:pPr>
      <w:r>
        <w:rPr>
          <w:b/>
          <w:bCs/>
        </w:rPr>
        <w:t>Figure S</w:t>
      </w:r>
      <w:r w:rsidR="00F544F9">
        <w:rPr>
          <w:b/>
          <w:bCs/>
        </w:rPr>
        <w:t>2</w:t>
      </w:r>
      <w:r>
        <w:rPr>
          <w:b/>
          <w:bCs/>
        </w:rPr>
        <w:t xml:space="preserve">: </w:t>
      </w:r>
      <w:r w:rsidR="00034A20">
        <w:t xml:space="preserve">Most frequently studied plant tissues for fungal endophytes. </w:t>
      </w:r>
    </w:p>
    <w:p w14:paraId="30A5558A" w14:textId="77777777" w:rsidR="00073BEE" w:rsidRDefault="00073BEE" w:rsidP="00073BEE">
      <w:pPr>
        <w:pStyle w:val="BodyText"/>
      </w:pPr>
      <w:r>
        <w:rPr>
          <w:noProof/>
        </w:rPr>
        <w:drawing>
          <wp:inline distT="0" distB="0" distL="0" distR="0" wp14:anchorId="1B967A2B" wp14:editId="76D982EF">
            <wp:extent cx="5943600" cy="2122805"/>
            <wp:effectExtent l="0" t="0" r="0" b="0"/>
            <wp:docPr id="173329212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2122805"/>
                    </a:xfrm>
                    <a:prstGeom prst="rect">
                      <a:avLst/>
                    </a:prstGeom>
                    <a:noFill/>
                    <a:ln>
                      <a:noFill/>
                    </a:ln>
                  </pic:spPr>
                </pic:pic>
              </a:graphicData>
            </a:graphic>
          </wp:inline>
        </w:drawing>
      </w:r>
    </w:p>
    <w:p w14:paraId="51CF5FAE" w14:textId="5471C098" w:rsidR="00073BEE" w:rsidRDefault="00073BEE" w:rsidP="00073BEE">
      <w:pPr>
        <w:pStyle w:val="BodyText"/>
      </w:pPr>
      <w:r>
        <w:rPr>
          <w:b/>
          <w:bCs/>
        </w:rPr>
        <w:t>Figure S</w:t>
      </w:r>
      <w:r w:rsidR="00F544F9">
        <w:rPr>
          <w:b/>
          <w:bCs/>
        </w:rPr>
        <w:t>3</w:t>
      </w:r>
      <w:r>
        <w:rPr>
          <w:b/>
          <w:bCs/>
        </w:rPr>
        <w:t>.</w:t>
      </w:r>
      <w:r>
        <w:t xml:space="preserve"> Correlation heatmap of research effort, socioeconomic status, and biodiversity metrics. This figure shows the pairwise correlations between a country’s study count, its Gross Domestic Product (GDP), and various metrics of biodiversity. GDP is the variable most strongly correlated with study count, indicating that economic factors are a primary driver of research intensity.</w:t>
      </w:r>
    </w:p>
    <w:p w14:paraId="7F95CB4D" w14:textId="77777777" w:rsidR="00073BEE" w:rsidRPr="00322EC2" w:rsidRDefault="00073BEE">
      <w:pPr>
        <w:pStyle w:val="BodyText"/>
      </w:pPr>
    </w:p>
    <w:p w14:paraId="67F9C495" w14:textId="77777777" w:rsidR="00526817" w:rsidRDefault="00E942C8">
      <w:pPr>
        <w:pStyle w:val="BodyText"/>
        <w:rPr>
          <w:ins w:id="98" w:author="Beatrice Bock" w:date="2026-05-20T13:04:00Z" w16du:dateUtc="2026-05-20T20:04:00Z"/>
        </w:rPr>
      </w:pPr>
      <w:ins w:id="99" w:author="Beatrice Bock" w:date="2026-05-20T13:04:00Z" w16du:dateUtc="2026-05-20T20:04:00Z">
        <w:r>
          <w:t>Other potential supplemental figures we can include:</w:t>
        </w:r>
      </w:ins>
    </w:p>
    <w:p w14:paraId="73F7894D" w14:textId="77777777" w:rsidR="00E942C8" w:rsidRDefault="00E942C8">
      <w:pPr>
        <w:pStyle w:val="BodyText"/>
        <w:rPr>
          <w:ins w:id="100" w:author="Beatrice Bock" w:date="2026-05-20T13:04:00Z" w16du:dateUtc="2026-05-20T20:04:00Z"/>
        </w:rPr>
      </w:pPr>
    </w:p>
    <w:p w14:paraId="7A5B54DE" w14:textId="77777777" w:rsidR="00E942C8" w:rsidRDefault="006C06B3">
      <w:pPr>
        <w:pStyle w:val="BodyText"/>
        <w:rPr>
          <w:ins w:id="101" w:author="Beatrice Bock" w:date="2026-05-20T13:04:00Z" w16du:dateUtc="2026-05-20T20:04:00Z"/>
        </w:rPr>
      </w:pPr>
      <w:ins w:id="102" w:author="Beatrice Bock" w:date="2026-05-20T13:04:00Z" w16du:dateUtc="2026-05-20T20:04:00Z">
        <w:r>
          <w:rPr>
            <w:noProof/>
          </w:rPr>
          <w:drawing>
            <wp:inline distT="0" distB="0" distL="0" distR="0" wp14:anchorId="5F2DB793" wp14:editId="77E85D96">
              <wp:extent cx="5943600" cy="3782060"/>
              <wp:effectExtent l="0" t="0" r="0" b="0"/>
              <wp:docPr id="115878469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3782060"/>
                      </a:xfrm>
                      <a:prstGeom prst="rect">
                        <a:avLst/>
                      </a:prstGeom>
                      <a:noFill/>
                      <a:ln>
                        <a:noFill/>
                      </a:ln>
                    </pic:spPr>
                  </pic:pic>
                </a:graphicData>
              </a:graphic>
            </wp:inline>
          </w:drawing>
        </w:r>
      </w:ins>
    </w:p>
    <w:p w14:paraId="1CD3B945" w14:textId="5E39B947" w:rsidR="006C06B3" w:rsidRDefault="006C06B3">
      <w:pPr>
        <w:pStyle w:val="BodyText"/>
        <w:rPr>
          <w:ins w:id="103" w:author="Beatrice Bock" w:date="2026-05-20T13:04:00Z" w16du:dateUtc="2026-05-20T20:04:00Z"/>
        </w:rPr>
      </w:pPr>
    </w:p>
    <w:p w14:paraId="01773FD9" w14:textId="77777777" w:rsidR="00E942C8" w:rsidRDefault="004A28CD">
      <w:pPr>
        <w:pStyle w:val="BodyText"/>
        <w:rPr>
          <w:ins w:id="104" w:author="Beatrice Bock" w:date="2026-05-20T13:04:00Z" w16du:dateUtc="2026-05-20T20:04:00Z"/>
        </w:rPr>
      </w:pPr>
      <w:ins w:id="105" w:author="Beatrice Bock" w:date="2026-05-20T13:04:00Z" w16du:dateUtc="2026-05-20T20:04:00Z">
        <w:r>
          <w:rPr>
            <w:noProof/>
          </w:rPr>
          <w:lastRenderedPageBreak/>
          <w:drawing>
            <wp:inline distT="0" distB="0" distL="0" distR="0" wp14:anchorId="603F1C76" wp14:editId="7033B3F4">
              <wp:extent cx="5943600" cy="3782060"/>
              <wp:effectExtent l="0" t="0" r="0" b="0"/>
              <wp:docPr id="207606144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3782060"/>
                      </a:xfrm>
                      <a:prstGeom prst="rect">
                        <a:avLst/>
                      </a:prstGeom>
                      <a:noFill/>
                      <a:ln>
                        <a:noFill/>
                      </a:ln>
                    </pic:spPr>
                  </pic:pic>
                </a:graphicData>
              </a:graphic>
            </wp:inline>
          </w:drawing>
        </w:r>
      </w:ins>
    </w:p>
    <w:p w14:paraId="56D908A6" w14:textId="77777777" w:rsidR="00450237" w:rsidRDefault="007E681B">
      <w:pPr>
        <w:pStyle w:val="BodyText"/>
        <w:rPr>
          <w:ins w:id="106" w:author="Beatrice Bock" w:date="2026-05-20T13:04:00Z" w16du:dateUtc="2026-05-20T20:04:00Z"/>
        </w:rPr>
      </w:pPr>
      <w:ins w:id="107" w:author="Beatrice Bock" w:date="2026-05-20T13:04:00Z" w16du:dateUtc="2026-05-20T20:04:00Z">
        <w:r>
          <w:rPr>
            <w:noProof/>
          </w:rPr>
          <w:drawing>
            <wp:inline distT="0" distB="0" distL="0" distR="0" wp14:anchorId="0A8B96B9" wp14:editId="2821ED15">
              <wp:extent cx="5943600" cy="4160520"/>
              <wp:effectExtent l="0" t="0" r="0" b="0"/>
              <wp:docPr id="127997919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4160520"/>
                      </a:xfrm>
                      <a:prstGeom prst="rect">
                        <a:avLst/>
                      </a:prstGeom>
                      <a:noFill/>
                      <a:ln>
                        <a:noFill/>
                      </a:ln>
                    </pic:spPr>
                  </pic:pic>
                </a:graphicData>
              </a:graphic>
            </wp:inline>
          </w:drawing>
        </w:r>
      </w:ins>
    </w:p>
    <w:p w14:paraId="10BC5715" w14:textId="77777777" w:rsidR="00526817" w:rsidRDefault="00526817">
      <w:pPr>
        <w:pStyle w:val="BodyText"/>
      </w:pPr>
    </w:p>
    <w:p w14:paraId="0A94B73F" w14:textId="0F4B3D24" w:rsidR="00526817" w:rsidRDefault="00526817">
      <w:pPr>
        <w:pStyle w:val="BodyText"/>
      </w:pPr>
      <w:r>
        <w:t xml:space="preserve">Works </w:t>
      </w:r>
      <w:commentRangeStart w:id="108"/>
      <w:r>
        <w:t>Cited</w:t>
      </w:r>
      <w:commentRangeEnd w:id="108"/>
      <w:r>
        <w:rPr>
          <w:rStyle w:val="CommentReference"/>
          <w:sz w:val="24"/>
          <w:szCs w:val="24"/>
        </w:rPr>
        <w:commentReference w:id="108"/>
      </w:r>
    </w:p>
    <w:p w14:paraId="217474BA" w14:textId="77777777" w:rsidR="00EC6E37" w:rsidRPr="00EC6E37" w:rsidRDefault="00526817" w:rsidP="00EC6E37">
      <w:pPr>
        <w:pStyle w:val="Bibliography"/>
      </w:pPr>
      <w:r>
        <w:fldChar w:fldCharType="begin"/>
      </w:r>
      <w:r w:rsidR="00285150">
        <w:instrText xml:space="preserve"> ADDIN ZOTERO_BIBL {"uncited":[],"omitted":[],"custom":[]} CSL_BIBLIOGRAPHY </w:instrText>
      </w:r>
      <w:r>
        <w:fldChar w:fldCharType="separate"/>
      </w:r>
      <w:r w:rsidR="00EC6E37" w:rsidRPr="00EC6E37">
        <w:rPr>
          <w:b/>
          <w:bCs/>
        </w:rPr>
        <w:t>Arnold A, Lutzoni F</w:t>
      </w:r>
      <w:r w:rsidR="00EC6E37" w:rsidRPr="00EC6E37">
        <w:t xml:space="preserve">. </w:t>
      </w:r>
      <w:r w:rsidR="00EC6E37" w:rsidRPr="00EC6E37">
        <w:rPr>
          <w:b/>
          <w:bCs/>
        </w:rPr>
        <w:t>2007</w:t>
      </w:r>
      <w:r w:rsidR="00EC6E37" w:rsidRPr="00EC6E37">
        <w:t xml:space="preserve">. Diversity and host range of foliar fungal endophytes: Are tropical leaves biodiversity hotspots? </w:t>
      </w:r>
      <w:r w:rsidR="00EC6E37" w:rsidRPr="00EC6E37">
        <w:rPr>
          <w:i/>
          <w:iCs/>
        </w:rPr>
        <w:t>Ecology</w:t>
      </w:r>
      <w:r w:rsidR="00EC6E37" w:rsidRPr="00EC6E37">
        <w:t xml:space="preserve"> </w:t>
      </w:r>
      <w:r w:rsidR="00EC6E37" w:rsidRPr="00EC6E37">
        <w:rPr>
          <w:b/>
          <w:bCs/>
        </w:rPr>
        <w:t>88</w:t>
      </w:r>
      <w:r w:rsidR="00EC6E37" w:rsidRPr="00EC6E37">
        <w:t>: 541–549.</w:t>
      </w:r>
    </w:p>
    <w:p w14:paraId="0BAED3BF" w14:textId="77777777" w:rsidR="00EC6E37" w:rsidRPr="00EC6E37" w:rsidRDefault="00EC6E37" w:rsidP="00EC6E37">
      <w:pPr>
        <w:pStyle w:val="Bibliography"/>
      </w:pPr>
      <w:r w:rsidRPr="00EC6E37">
        <w:rPr>
          <w:b/>
          <w:bCs/>
        </w:rPr>
        <w:t xml:space="preserve">Bertini L, Perazzolli M, Proietti S, Capaldi G, Savatin D, Bigini V, Longa C, Basaglia M, Favaro L, Casella S, </w:t>
      </w:r>
      <w:r w:rsidRPr="00EC6E37">
        <w:rPr>
          <w:b/>
          <w:bCs/>
          <w:i/>
          <w:iCs/>
        </w:rPr>
        <w:t>et al.</w:t>
      </w:r>
      <w:r w:rsidRPr="00EC6E37">
        <w:t xml:space="preserve"> </w:t>
      </w:r>
      <w:r w:rsidRPr="00EC6E37">
        <w:rPr>
          <w:b/>
          <w:bCs/>
        </w:rPr>
        <w:t>2022</w:t>
      </w:r>
      <w:r w:rsidRPr="00EC6E37">
        <w:t xml:space="preserve">. Biodiversity and Bioprospecting of Fungal Endophytes from the Antarctic Plant Colobanthus quitensis. </w:t>
      </w:r>
      <w:r w:rsidRPr="00EC6E37">
        <w:rPr>
          <w:i/>
          <w:iCs/>
        </w:rPr>
        <w:t>Journal of Fungi</w:t>
      </w:r>
      <w:r w:rsidRPr="00EC6E37">
        <w:t xml:space="preserve"> </w:t>
      </w:r>
      <w:r w:rsidRPr="00EC6E37">
        <w:rPr>
          <w:b/>
          <w:bCs/>
        </w:rPr>
        <w:t>8</w:t>
      </w:r>
      <w:r w:rsidRPr="00EC6E37">
        <w:t>.</w:t>
      </w:r>
    </w:p>
    <w:p w14:paraId="4CFE0780" w14:textId="77777777" w:rsidR="00EC6E37" w:rsidRPr="00EC6E37" w:rsidRDefault="00EC6E37" w:rsidP="00EC6E37">
      <w:pPr>
        <w:pStyle w:val="Bibliography"/>
      </w:pPr>
      <w:r w:rsidRPr="00EC6E37">
        <w:rPr>
          <w:b/>
          <w:bCs/>
        </w:rPr>
        <w:t>Christie AP, Amano T, Martin PA, Petrovan SO, Shackelford GE, Simmons BI, Smith RK, Williams DR, Wordley CFR, Sutherland WJ</w:t>
      </w:r>
      <w:r w:rsidRPr="00EC6E37">
        <w:t xml:space="preserve">. </w:t>
      </w:r>
      <w:r w:rsidRPr="00EC6E37">
        <w:rPr>
          <w:b/>
          <w:bCs/>
        </w:rPr>
        <w:t>2021</w:t>
      </w:r>
      <w:r w:rsidRPr="00EC6E37">
        <w:t xml:space="preserve">. The challenge of biased evidence in conservation. </w:t>
      </w:r>
      <w:r w:rsidRPr="00EC6E37">
        <w:rPr>
          <w:i/>
          <w:iCs/>
        </w:rPr>
        <w:t>Conservation Biology</w:t>
      </w:r>
      <w:r w:rsidRPr="00EC6E37">
        <w:t xml:space="preserve"> </w:t>
      </w:r>
      <w:r w:rsidRPr="00EC6E37">
        <w:rPr>
          <w:b/>
          <w:bCs/>
        </w:rPr>
        <w:t>35</w:t>
      </w:r>
      <w:r w:rsidRPr="00EC6E37">
        <w:t>: 249–262.</w:t>
      </w:r>
    </w:p>
    <w:p w14:paraId="48728D6B" w14:textId="77777777" w:rsidR="00EC6E37" w:rsidRPr="00EC6E37" w:rsidRDefault="00EC6E37" w:rsidP="00EC6E37">
      <w:pPr>
        <w:pStyle w:val="Bibliography"/>
      </w:pPr>
      <w:r w:rsidRPr="00EC6E37">
        <w:rPr>
          <w:b/>
          <w:bCs/>
        </w:rPr>
        <w:t>Cosner J, Pandharikar G, Tremble K, Nash J, Rush TA, Vilgalys R, Veneault-Fourrey C</w:t>
      </w:r>
      <w:r w:rsidRPr="00EC6E37">
        <w:t xml:space="preserve">. </w:t>
      </w:r>
      <w:r w:rsidRPr="00EC6E37">
        <w:rPr>
          <w:b/>
          <w:bCs/>
        </w:rPr>
        <w:t>2025</w:t>
      </w:r>
      <w:r w:rsidRPr="00EC6E37">
        <w:t xml:space="preserve">. Fungal endophytes. </w:t>
      </w:r>
      <w:r w:rsidRPr="00EC6E37">
        <w:rPr>
          <w:i/>
          <w:iCs/>
        </w:rPr>
        <w:t>Current Biology</w:t>
      </w:r>
      <w:r w:rsidRPr="00EC6E37">
        <w:t xml:space="preserve"> </w:t>
      </w:r>
      <w:r w:rsidRPr="00EC6E37">
        <w:rPr>
          <w:b/>
          <w:bCs/>
        </w:rPr>
        <w:t>35</w:t>
      </w:r>
      <w:r w:rsidRPr="00EC6E37">
        <w:t>: R904–R910.</w:t>
      </w:r>
    </w:p>
    <w:p w14:paraId="6DA82C7E" w14:textId="77777777" w:rsidR="00EC6E37" w:rsidRPr="00EC6E37" w:rsidRDefault="00EC6E37" w:rsidP="00EC6E37">
      <w:pPr>
        <w:pStyle w:val="Bibliography"/>
      </w:pPr>
      <w:r w:rsidRPr="00EC6E37">
        <w:rPr>
          <w:b/>
          <w:bCs/>
        </w:rPr>
        <w:t>Cvitanovic C, Fulton CJ, Wilson SK, Van Kerkhoff L, Cripps IL, Muthiga N</w:t>
      </w:r>
      <w:r w:rsidRPr="00EC6E37">
        <w:t xml:space="preserve">. </w:t>
      </w:r>
      <w:r w:rsidRPr="00EC6E37">
        <w:rPr>
          <w:b/>
          <w:bCs/>
        </w:rPr>
        <w:t>2014</w:t>
      </w:r>
      <w:r w:rsidRPr="00EC6E37">
        <w:t xml:space="preserve">. Utility of primary scientific literature to environmental managers: An international case study on coral-dominated marine protected areas. </w:t>
      </w:r>
      <w:r w:rsidRPr="00EC6E37">
        <w:rPr>
          <w:i/>
          <w:iCs/>
        </w:rPr>
        <w:t>Ocean &amp; Coastal Management</w:t>
      </w:r>
      <w:r w:rsidRPr="00EC6E37">
        <w:t xml:space="preserve"> </w:t>
      </w:r>
      <w:r w:rsidRPr="00EC6E37">
        <w:rPr>
          <w:b/>
          <w:bCs/>
        </w:rPr>
        <w:t>102</w:t>
      </w:r>
      <w:r w:rsidRPr="00EC6E37">
        <w:t>: 72–78.</w:t>
      </w:r>
    </w:p>
    <w:p w14:paraId="67BFC9D1" w14:textId="77777777" w:rsidR="00EC6E37" w:rsidRPr="00EC6E37" w:rsidRDefault="00EC6E37" w:rsidP="00EC6E37">
      <w:pPr>
        <w:pStyle w:val="Bibliography"/>
      </w:pPr>
      <w:r w:rsidRPr="00EC6E37">
        <w:rPr>
          <w:b/>
          <w:bCs/>
        </w:rPr>
        <w:t>Davis EC, Shaw AJ</w:t>
      </w:r>
      <w:r w:rsidRPr="00EC6E37">
        <w:t xml:space="preserve">. </w:t>
      </w:r>
      <w:r w:rsidRPr="00EC6E37">
        <w:rPr>
          <w:b/>
          <w:bCs/>
        </w:rPr>
        <w:t>2008</w:t>
      </w:r>
      <w:r w:rsidRPr="00EC6E37">
        <w:t>. Biogeographic and phylogenetic patterns in diversity of liverwort</w:t>
      </w:r>
      <w:r w:rsidRPr="00EC6E37">
        <w:rPr>
          <w:rFonts w:ascii="Cambria Math" w:hAnsi="Cambria Math" w:cs="Cambria Math"/>
        </w:rPr>
        <w:t>‐</w:t>
      </w:r>
      <w:r w:rsidRPr="00EC6E37">
        <w:t xml:space="preserve">associated endophytes. </w:t>
      </w:r>
      <w:r w:rsidRPr="00EC6E37">
        <w:rPr>
          <w:i/>
          <w:iCs/>
        </w:rPr>
        <w:t>American Journal of Botany</w:t>
      </w:r>
      <w:r w:rsidRPr="00EC6E37">
        <w:t xml:space="preserve"> </w:t>
      </w:r>
      <w:r w:rsidRPr="00EC6E37">
        <w:rPr>
          <w:b/>
          <w:bCs/>
        </w:rPr>
        <w:t>95</w:t>
      </w:r>
      <w:r w:rsidRPr="00EC6E37">
        <w:t>: 914–924.</w:t>
      </w:r>
    </w:p>
    <w:p w14:paraId="43AE546E" w14:textId="77777777" w:rsidR="00EC6E37" w:rsidRPr="00EC6E37" w:rsidRDefault="00EC6E37" w:rsidP="00EC6E37">
      <w:pPr>
        <w:pStyle w:val="Bibliography"/>
      </w:pPr>
      <w:r w:rsidRPr="00EC6E37">
        <w:rPr>
          <w:b/>
          <w:bCs/>
        </w:rPr>
        <w:t>Gazis R, Skaltsas D, Chaverri P</w:t>
      </w:r>
      <w:r w:rsidRPr="00EC6E37">
        <w:t xml:space="preserve">. </w:t>
      </w:r>
      <w:r w:rsidRPr="00EC6E37">
        <w:rPr>
          <w:b/>
          <w:bCs/>
        </w:rPr>
        <w:t>2014</w:t>
      </w:r>
      <w:r w:rsidRPr="00EC6E37">
        <w:t xml:space="preserve">. Novel endophytic lineages of </w:t>
      </w:r>
      <w:r w:rsidRPr="00EC6E37">
        <w:rPr>
          <w:i/>
          <w:iCs/>
        </w:rPr>
        <w:t>Tolypocladium</w:t>
      </w:r>
      <w:r w:rsidRPr="00EC6E37">
        <w:t xml:space="preserve"> provide new insights into the ecology and evolution of </w:t>
      </w:r>
      <w:r w:rsidRPr="00EC6E37">
        <w:rPr>
          <w:i/>
          <w:iCs/>
        </w:rPr>
        <w:t>Cordyceps</w:t>
      </w:r>
      <w:r w:rsidRPr="00EC6E37">
        <w:t xml:space="preserve"> -like fungi. </w:t>
      </w:r>
      <w:r w:rsidRPr="00EC6E37">
        <w:rPr>
          <w:i/>
          <w:iCs/>
        </w:rPr>
        <w:t>Mycologia</w:t>
      </w:r>
      <w:r w:rsidRPr="00EC6E37">
        <w:t xml:space="preserve"> </w:t>
      </w:r>
      <w:r w:rsidRPr="00EC6E37">
        <w:rPr>
          <w:b/>
          <w:bCs/>
        </w:rPr>
        <w:t>106</w:t>
      </w:r>
      <w:r w:rsidRPr="00EC6E37">
        <w:t>: 1090–1105.</w:t>
      </w:r>
    </w:p>
    <w:p w14:paraId="11E9E352" w14:textId="77777777" w:rsidR="00EC6E37" w:rsidRPr="00EC6E37" w:rsidRDefault="00EC6E37" w:rsidP="00EC6E37">
      <w:pPr>
        <w:pStyle w:val="Bibliography"/>
      </w:pPr>
      <w:r w:rsidRPr="00EC6E37">
        <w:rPr>
          <w:b/>
          <w:bCs/>
        </w:rPr>
        <w:t>GBIF Secretariat</w:t>
      </w:r>
      <w:r w:rsidRPr="00EC6E37">
        <w:t xml:space="preserve">. </w:t>
      </w:r>
      <w:r w:rsidRPr="00EC6E37">
        <w:rPr>
          <w:b/>
          <w:bCs/>
        </w:rPr>
        <w:t>2023</w:t>
      </w:r>
      <w:r w:rsidRPr="00EC6E37">
        <w:t>. GBIF Backbone Taxonomy.</w:t>
      </w:r>
    </w:p>
    <w:p w14:paraId="54C26EB8" w14:textId="77777777" w:rsidR="00EC6E37" w:rsidRPr="00EC6E37" w:rsidRDefault="00EC6E37" w:rsidP="00EC6E37">
      <w:pPr>
        <w:pStyle w:val="Bibliography"/>
      </w:pPr>
      <w:r w:rsidRPr="00EC6E37">
        <w:rPr>
          <w:b/>
          <w:bCs/>
        </w:rPr>
        <w:t>Harrison JG, Griffin EA</w:t>
      </w:r>
      <w:r w:rsidRPr="00EC6E37">
        <w:t xml:space="preserve">. </w:t>
      </w:r>
      <w:r w:rsidRPr="00EC6E37">
        <w:rPr>
          <w:b/>
          <w:bCs/>
        </w:rPr>
        <w:t>2020</w:t>
      </w:r>
      <w:r w:rsidRPr="00EC6E37">
        <w:t xml:space="preserve">. The diversity and distribution of endophytes across biomes, plant phylogeny and host tissues: how far have we come and where do we go from here? </w:t>
      </w:r>
      <w:r w:rsidRPr="00EC6E37">
        <w:rPr>
          <w:i/>
          <w:iCs/>
        </w:rPr>
        <w:t>Environmental Microbiology</w:t>
      </w:r>
      <w:r w:rsidRPr="00EC6E37">
        <w:t xml:space="preserve"> </w:t>
      </w:r>
      <w:r w:rsidRPr="00EC6E37">
        <w:rPr>
          <w:b/>
          <w:bCs/>
        </w:rPr>
        <w:t>22</w:t>
      </w:r>
      <w:r w:rsidRPr="00EC6E37">
        <w:t>: 2107–2123.</w:t>
      </w:r>
    </w:p>
    <w:p w14:paraId="421E6FF2" w14:textId="77777777" w:rsidR="00EC6E37" w:rsidRPr="00EC6E37" w:rsidRDefault="00EC6E37" w:rsidP="00EC6E37">
      <w:pPr>
        <w:pStyle w:val="Bibliography"/>
      </w:pPr>
      <w:r w:rsidRPr="00EC6E37">
        <w:rPr>
          <w:b/>
          <w:bCs/>
        </w:rPr>
        <w:t>Hughes A, Orr M, Ma K, Costello M, Waller J, Provoost P, Zhu C, Qiao H</w:t>
      </w:r>
      <w:r w:rsidRPr="00EC6E37">
        <w:t xml:space="preserve">. </w:t>
      </w:r>
      <w:r w:rsidRPr="00EC6E37">
        <w:rPr>
          <w:b/>
          <w:bCs/>
        </w:rPr>
        <w:t>2020</w:t>
      </w:r>
      <w:r w:rsidRPr="00EC6E37">
        <w:t>. Sampling biases shape our view of the natural world.</w:t>
      </w:r>
    </w:p>
    <w:p w14:paraId="24B96E5B" w14:textId="77777777" w:rsidR="00EC6E37" w:rsidRPr="00EC6E37" w:rsidRDefault="00EC6E37" w:rsidP="00EC6E37">
      <w:pPr>
        <w:pStyle w:val="Bibliography"/>
      </w:pPr>
      <w:r w:rsidRPr="00EC6E37">
        <w:rPr>
          <w:b/>
          <w:bCs/>
        </w:rPr>
        <w:t>Jumpponen A</w:t>
      </w:r>
      <w:r w:rsidRPr="00EC6E37">
        <w:t xml:space="preserve">. </w:t>
      </w:r>
      <w:r w:rsidRPr="00EC6E37">
        <w:rPr>
          <w:b/>
          <w:bCs/>
        </w:rPr>
        <w:t>2001</w:t>
      </w:r>
      <w:r w:rsidRPr="00EC6E37">
        <w:t xml:space="preserve">. Dark septate endophytes - are they mycorrhizal? </w:t>
      </w:r>
      <w:r w:rsidRPr="00EC6E37">
        <w:rPr>
          <w:i/>
          <w:iCs/>
        </w:rPr>
        <w:t>Mycorrhiza</w:t>
      </w:r>
      <w:r w:rsidRPr="00EC6E37">
        <w:t xml:space="preserve"> </w:t>
      </w:r>
      <w:r w:rsidRPr="00EC6E37">
        <w:rPr>
          <w:b/>
          <w:bCs/>
        </w:rPr>
        <w:t>11</w:t>
      </w:r>
      <w:r w:rsidRPr="00EC6E37">
        <w:t>: 207–211.</w:t>
      </w:r>
    </w:p>
    <w:p w14:paraId="78CB71EC" w14:textId="77777777" w:rsidR="00EC6E37" w:rsidRPr="00EC6E37" w:rsidRDefault="00EC6E37" w:rsidP="00EC6E37">
      <w:pPr>
        <w:pStyle w:val="Bibliography"/>
      </w:pPr>
      <w:r w:rsidRPr="00EC6E37">
        <w:rPr>
          <w:b/>
          <w:bCs/>
        </w:rPr>
        <w:t>Kusari S, Hertweck C, Spiteller M</w:t>
      </w:r>
      <w:r w:rsidRPr="00EC6E37">
        <w:t xml:space="preserve">. </w:t>
      </w:r>
      <w:r w:rsidRPr="00EC6E37">
        <w:rPr>
          <w:b/>
          <w:bCs/>
        </w:rPr>
        <w:t>2012</w:t>
      </w:r>
      <w:r w:rsidRPr="00EC6E37">
        <w:t xml:space="preserve">. Chemical Ecology of Endophytic Fungi: Origins of Secondary Metabolites. </w:t>
      </w:r>
      <w:r w:rsidRPr="00EC6E37">
        <w:rPr>
          <w:i/>
          <w:iCs/>
        </w:rPr>
        <w:t>Chemistry &amp; Biology</w:t>
      </w:r>
      <w:r w:rsidRPr="00EC6E37">
        <w:t xml:space="preserve"> </w:t>
      </w:r>
      <w:r w:rsidRPr="00EC6E37">
        <w:rPr>
          <w:b/>
          <w:bCs/>
        </w:rPr>
        <w:t>19</w:t>
      </w:r>
      <w:r w:rsidRPr="00EC6E37">
        <w:t>: 792–798.</w:t>
      </w:r>
    </w:p>
    <w:p w14:paraId="2FDE54E9" w14:textId="77777777" w:rsidR="00EC6E37" w:rsidRPr="00EC6E37" w:rsidRDefault="00EC6E37" w:rsidP="00EC6E37">
      <w:pPr>
        <w:pStyle w:val="Bibliography"/>
      </w:pPr>
      <w:r w:rsidRPr="00EC6E37">
        <w:rPr>
          <w:b/>
          <w:bCs/>
        </w:rPr>
        <w:t>Mandyam KG, Jumpponen A</w:t>
      </w:r>
      <w:r w:rsidRPr="00EC6E37">
        <w:t xml:space="preserve">. </w:t>
      </w:r>
      <w:r w:rsidRPr="00EC6E37">
        <w:rPr>
          <w:b/>
          <w:bCs/>
        </w:rPr>
        <w:t>2015</w:t>
      </w:r>
      <w:r w:rsidRPr="00EC6E37">
        <w:t xml:space="preserve">. Mutualism-parasitism paradigm synthesized from results of root-endophyte models. </w:t>
      </w:r>
      <w:r w:rsidRPr="00EC6E37">
        <w:rPr>
          <w:i/>
          <w:iCs/>
        </w:rPr>
        <w:t>Frontiers in Microbiology</w:t>
      </w:r>
      <w:r w:rsidRPr="00EC6E37">
        <w:t xml:space="preserve"> </w:t>
      </w:r>
      <w:r w:rsidRPr="00EC6E37">
        <w:rPr>
          <w:b/>
          <w:bCs/>
        </w:rPr>
        <w:t>5</w:t>
      </w:r>
      <w:r w:rsidRPr="00EC6E37">
        <w:t>.</w:t>
      </w:r>
    </w:p>
    <w:p w14:paraId="7F6C30F4" w14:textId="77777777" w:rsidR="00EC6E37" w:rsidRPr="00EC6E37" w:rsidRDefault="00EC6E37" w:rsidP="00EC6E37">
      <w:pPr>
        <w:pStyle w:val="Bibliography"/>
      </w:pPr>
      <w:r w:rsidRPr="00EC6E37">
        <w:rPr>
          <w:b/>
          <w:bCs/>
        </w:rPr>
        <w:lastRenderedPageBreak/>
        <w:t>Microsoft</w:t>
      </w:r>
      <w:r w:rsidRPr="00EC6E37">
        <w:t xml:space="preserve">. </w:t>
      </w:r>
      <w:r w:rsidRPr="00EC6E37">
        <w:rPr>
          <w:b/>
          <w:bCs/>
        </w:rPr>
        <w:t>2026</w:t>
      </w:r>
      <w:r w:rsidRPr="00EC6E37">
        <w:t>. Visual Studio Code.</w:t>
      </w:r>
    </w:p>
    <w:p w14:paraId="749EF753" w14:textId="77777777" w:rsidR="00EC6E37" w:rsidRPr="00EC6E37" w:rsidRDefault="00EC6E37" w:rsidP="00EC6E37">
      <w:pPr>
        <w:pStyle w:val="Bibliography"/>
      </w:pPr>
      <w:r w:rsidRPr="00EC6E37">
        <w:rPr>
          <w:b/>
          <w:bCs/>
        </w:rPr>
        <w:t>Mörsdorf MA, Ravolainen VT, Støvern LE, Yoccoz NG, Jónsdóttir IS, Bråthen KA</w:t>
      </w:r>
      <w:r w:rsidRPr="00EC6E37">
        <w:t xml:space="preserve">. </w:t>
      </w:r>
      <w:r w:rsidRPr="00EC6E37">
        <w:rPr>
          <w:b/>
          <w:bCs/>
        </w:rPr>
        <w:t>2015</w:t>
      </w:r>
      <w:r w:rsidRPr="00EC6E37">
        <w:t xml:space="preserve">. Definition of sampling units begets conclusions in ecology: the case of habitats for plant communities. </w:t>
      </w:r>
      <w:r w:rsidRPr="00EC6E37">
        <w:rPr>
          <w:i/>
          <w:iCs/>
        </w:rPr>
        <w:t>PeerJ</w:t>
      </w:r>
      <w:r w:rsidRPr="00EC6E37">
        <w:t xml:space="preserve"> </w:t>
      </w:r>
      <w:r w:rsidRPr="00EC6E37">
        <w:rPr>
          <w:b/>
          <w:bCs/>
        </w:rPr>
        <w:t>3</w:t>
      </w:r>
      <w:r w:rsidRPr="00EC6E37">
        <w:t>: e815.</w:t>
      </w:r>
    </w:p>
    <w:p w14:paraId="11832091" w14:textId="77777777" w:rsidR="00EC6E37" w:rsidRPr="00EC6E37" w:rsidRDefault="00EC6E37" w:rsidP="00EC6E37">
      <w:pPr>
        <w:pStyle w:val="Bibliography"/>
      </w:pPr>
      <w:r w:rsidRPr="00EC6E37">
        <w:rPr>
          <w:b/>
          <w:bCs/>
        </w:rPr>
        <w:t>Myers JA, Chase JM, Jiménez I, Jørgensen PM, Araujo</w:t>
      </w:r>
      <w:r w:rsidRPr="00EC6E37">
        <w:rPr>
          <w:rFonts w:ascii="Cambria Math" w:hAnsi="Cambria Math" w:cs="Cambria Math"/>
          <w:b/>
          <w:bCs/>
        </w:rPr>
        <w:t>‐</w:t>
      </w:r>
      <w:r w:rsidRPr="00EC6E37">
        <w:rPr>
          <w:b/>
          <w:bCs/>
        </w:rPr>
        <w:t>Murakami A, Paniagua</w:t>
      </w:r>
      <w:r w:rsidRPr="00EC6E37">
        <w:rPr>
          <w:rFonts w:ascii="Cambria Math" w:hAnsi="Cambria Math" w:cs="Cambria Math"/>
          <w:b/>
          <w:bCs/>
        </w:rPr>
        <w:t>‐</w:t>
      </w:r>
      <w:r w:rsidRPr="00EC6E37">
        <w:rPr>
          <w:b/>
          <w:bCs/>
        </w:rPr>
        <w:t>Zambrana N, Seidel R</w:t>
      </w:r>
      <w:r w:rsidRPr="00EC6E37">
        <w:t xml:space="preserve">. </w:t>
      </w:r>
      <w:r w:rsidRPr="00EC6E37">
        <w:rPr>
          <w:b/>
          <w:bCs/>
        </w:rPr>
        <w:t>2013</w:t>
      </w:r>
      <w:r w:rsidRPr="00EC6E37">
        <w:t>. Beta</w:t>
      </w:r>
      <w:r w:rsidRPr="00EC6E37">
        <w:rPr>
          <w:rFonts w:ascii="Cambria Math" w:hAnsi="Cambria Math" w:cs="Cambria Math"/>
        </w:rPr>
        <w:t>‐</w:t>
      </w:r>
      <w:r w:rsidRPr="00EC6E37">
        <w:t xml:space="preserve">diversity in temperate and tropical forests reflects dissimilar mechanisms of community assembly (H Cornell, Ed.). </w:t>
      </w:r>
      <w:r w:rsidRPr="00EC6E37">
        <w:rPr>
          <w:i/>
          <w:iCs/>
        </w:rPr>
        <w:t>Ecology Letters</w:t>
      </w:r>
      <w:r w:rsidRPr="00EC6E37">
        <w:t xml:space="preserve"> </w:t>
      </w:r>
      <w:r w:rsidRPr="00EC6E37">
        <w:rPr>
          <w:b/>
          <w:bCs/>
        </w:rPr>
        <w:t>16</w:t>
      </w:r>
      <w:r w:rsidRPr="00EC6E37">
        <w:t>: 151–157.</w:t>
      </w:r>
    </w:p>
    <w:p w14:paraId="6E85266D" w14:textId="77777777" w:rsidR="00EC6E37" w:rsidRPr="00EC6E37" w:rsidRDefault="00EC6E37" w:rsidP="00EC6E37">
      <w:pPr>
        <w:pStyle w:val="Bibliography"/>
      </w:pPr>
      <w:r w:rsidRPr="00EC6E37">
        <w:rPr>
          <w:b/>
          <w:bCs/>
        </w:rPr>
        <w:t>Newman DJ, Cragg GM</w:t>
      </w:r>
      <w:r w:rsidRPr="00EC6E37">
        <w:t xml:space="preserve">. </w:t>
      </w:r>
      <w:r w:rsidRPr="00EC6E37">
        <w:rPr>
          <w:b/>
          <w:bCs/>
        </w:rPr>
        <w:t>2012</w:t>
      </w:r>
      <w:r w:rsidRPr="00EC6E37">
        <w:t xml:space="preserve">. Natural Products As Sources of New Drugs over the 30 Years from 1981 to 2010. </w:t>
      </w:r>
      <w:r w:rsidRPr="00EC6E37">
        <w:rPr>
          <w:i/>
          <w:iCs/>
        </w:rPr>
        <w:t>Journal of Natural Products</w:t>
      </w:r>
      <w:r w:rsidRPr="00EC6E37">
        <w:t xml:space="preserve"> </w:t>
      </w:r>
      <w:r w:rsidRPr="00EC6E37">
        <w:rPr>
          <w:b/>
          <w:bCs/>
        </w:rPr>
        <w:t>75</w:t>
      </w:r>
      <w:r w:rsidRPr="00EC6E37">
        <w:t>: 311–335.</w:t>
      </w:r>
    </w:p>
    <w:p w14:paraId="052015F1" w14:textId="77777777" w:rsidR="00EC6E37" w:rsidRPr="00EC6E37" w:rsidRDefault="00EC6E37" w:rsidP="00EC6E37">
      <w:pPr>
        <w:pStyle w:val="Bibliography"/>
      </w:pPr>
      <w:r w:rsidRPr="00EC6E37">
        <w:rPr>
          <w:b/>
          <w:bCs/>
        </w:rPr>
        <w:t>Nuñez MA, Chiuffo MC, Pauchard A, Zenni RD</w:t>
      </w:r>
      <w:r w:rsidRPr="00EC6E37">
        <w:t xml:space="preserve">. </w:t>
      </w:r>
      <w:r w:rsidRPr="00EC6E37">
        <w:rPr>
          <w:b/>
          <w:bCs/>
        </w:rPr>
        <w:t>2021</w:t>
      </w:r>
      <w:r w:rsidRPr="00EC6E37">
        <w:t xml:space="preserve">. Making ecology really global. </w:t>
      </w:r>
      <w:r w:rsidRPr="00EC6E37">
        <w:rPr>
          <w:i/>
          <w:iCs/>
        </w:rPr>
        <w:t>Trends in Ecology &amp; Evolution</w:t>
      </w:r>
      <w:r w:rsidRPr="00EC6E37">
        <w:t xml:space="preserve"> </w:t>
      </w:r>
      <w:r w:rsidRPr="00EC6E37">
        <w:rPr>
          <w:b/>
          <w:bCs/>
        </w:rPr>
        <w:t>36</w:t>
      </w:r>
      <w:r w:rsidRPr="00EC6E37">
        <w:t>: 766–769.</w:t>
      </w:r>
    </w:p>
    <w:p w14:paraId="3AF67938" w14:textId="77777777" w:rsidR="00EC6E37" w:rsidRPr="00EC6E37" w:rsidRDefault="00EC6E37" w:rsidP="00EC6E37">
      <w:pPr>
        <w:pStyle w:val="Bibliography"/>
      </w:pPr>
      <w:r w:rsidRPr="00917D0B">
        <w:rPr>
          <w:b/>
          <w:bCs/>
          <w:lang w:val="sv-SE"/>
        </w:rPr>
        <w:t>Orlando L, Rivera-Rebella C, Pinelli V, Pereira-Garbero R, Hernandez D, Ortiz E, Ziegler L</w:t>
      </w:r>
      <w:r w:rsidRPr="00917D0B">
        <w:rPr>
          <w:lang w:val="sv-SE"/>
        </w:rPr>
        <w:t xml:space="preserve">. </w:t>
      </w:r>
      <w:r w:rsidRPr="00917D0B">
        <w:rPr>
          <w:b/>
          <w:bCs/>
          <w:lang w:val="sv-SE"/>
        </w:rPr>
        <w:t>2018</w:t>
      </w:r>
      <w:r w:rsidRPr="00917D0B">
        <w:rPr>
          <w:lang w:val="sv-SE"/>
        </w:rPr>
        <w:t xml:space="preserve">. </w:t>
      </w:r>
      <w:r w:rsidRPr="00EC6E37">
        <w:t xml:space="preserve">100 articles every ecologist can actually read? </w:t>
      </w:r>
      <w:r w:rsidRPr="00EC6E37">
        <w:rPr>
          <w:i/>
          <w:iCs/>
        </w:rPr>
        <w:t>Neotropical Biology and Conservation</w:t>
      </w:r>
      <w:r w:rsidRPr="00EC6E37">
        <w:t xml:space="preserve"> </w:t>
      </w:r>
      <w:r w:rsidRPr="00EC6E37">
        <w:rPr>
          <w:b/>
          <w:bCs/>
        </w:rPr>
        <w:t>13</w:t>
      </w:r>
      <w:r w:rsidRPr="00EC6E37">
        <w:t>: 334–336.</w:t>
      </w:r>
    </w:p>
    <w:p w14:paraId="1C953BCD" w14:textId="77777777" w:rsidR="00EC6E37" w:rsidRPr="00EC6E37" w:rsidRDefault="00EC6E37" w:rsidP="00EC6E37">
      <w:pPr>
        <w:pStyle w:val="Bibliography"/>
      </w:pPr>
      <w:r w:rsidRPr="00EC6E37">
        <w:rPr>
          <w:b/>
          <w:bCs/>
        </w:rPr>
        <w:t>Petrini O</w:t>
      </w:r>
      <w:r w:rsidRPr="00EC6E37">
        <w:t xml:space="preserve">. </w:t>
      </w:r>
      <w:r w:rsidRPr="00EC6E37">
        <w:rPr>
          <w:b/>
          <w:bCs/>
        </w:rPr>
        <w:t>1991</w:t>
      </w:r>
      <w:r w:rsidRPr="00EC6E37">
        <w:t>. Fungal Endophytes of Tree Leaves. In: Andrews JH, Hirano SS, eds. Brock/Springer Series in Contemporary Bioscience. Microbial Ecology of Leaves. New York, NY: Springer New York, 179–197.</w:t>
      </w:r>
    </w:p>
    <w:p w14:paraId="2423F4E0" w14:textId="77777777" w:rsidR="00EC6E37" w:rsidRPr="00EC6E37" w:rsidRDefault="00EC6E37" w:rsidP="00EC6E37">
      <w:pPr>
        <w:pStyle w:val="Bibliography"/>
      </w:pPr>
      <w:r w:rsidRPr="00EC6E37">
        <w:rPr>
          <w:b/>
          <w:bCs/>
        </w:rPr>
        <w:t>Pyšek P, Richardson DM, Pergl J, Jarošík V, Sixtová Z, Weber E</w:t>
      </w:r>
      <w:r w:rsidRPr="00EC6E37">
        <w:t xml:space="preserve">. </w:t>
      </w:r>
      <w:r w:rsidRPr="00EC6E37">
        <w:rPr>
          <w:b/>
          <w:bCs/>
        </w:rPr>
        <w:t>2008</w:t>
      </w:r>
      <w:r w:rsidRPr="00EC6E37">
        <w:t xml:space="preserve">. Geographical and taxonomic biases in invasion ecology. </w:t>
      </w:r>
      <w:r w:rsidRPr="00EC6E37">
        <w:rPr>
          <w:i/>
          <w:iCs/>
        </w:rPr>
        <w:t>Trends in Ecology &amp; Evolution</w:t>
      </w:r>
      <w:r w:rsidRPr="00EC6E37">
        <w:t xml:space="preserve"> </w:t>
      </w:r>
      <w:r w:rsidRPr="00EC6E37">
        <w:rPr>
          <w:b/>
          <w:bCs/>
        </w:rPr>
        <w:t>23</w:t>
      </w:r>
      <w:r w:rsidRPr="00EC6E37">
        <w:t>: 237–244.</w:t>
      </w:r>
    </w:p>
    <w:p w14:paraId="12760135" w14:textId="77777777" w:rsidR="00EC6E37" w:rsidRPr="00EC6E37" w:rsidRDefault="00EC6E37" w:rsidP="00EC6E37">
      <w:pPr>
        <w:pStyle w:val="Bibliography"/>
      </w:pPr>
      <w:r w:rsidRPr="00EC6E37">
        <w:rPr>
          <w:b/>
          <w:bCs/>
        </w:rPr>
        <w:t>Python Software Foundation</w:t>
      </w:r>
      <w:r w:rsidRPr="00EC6E37">
        <w:t xml:space="preserve">. </w:t>
      </w:r>
      <w:r w:rsidRPr="00EC6E37">
        <w:rPr>
          <w:b/>
          <w:bCs/>
        </w:rPr>
        <w:t>2025</w:t>
      </w:r>
      <w:r w:rsidRPr="00EC6E37">
        <w:t xml:space="preserve">. </w:t>
      </w:r>
      <w:r w:rsidRPr="00EC6E37">
        <w:rPr>
          <w:i/>
          <w:iCs/>
        </w:rPr>
        <w:t>Python Language Reference, Version 3.13.5</w:t>
      </w:r>
      <w:r w:rsidRPr="00EC6E37">
        <w:t>.</w:t>
      </w:r>
    </w:p>
    <w:p w14:paraId="5418FAD6" w14:textId="77777777" w:rsidR="00EC6E37" w:rsidRPr="00EC6E37" w:rsidRDefault="00EC6E37" w:rsidP="00EC6E37">
      <w:pPr>
        <w:pStyle w:val="Bibliography"/>
      </w:pPr>
      <w:r w:rsidRPr="00EC6E37">
        <w:rPr>
          <w:b/>
          <w:bCs/>
        </w:rPr>
        <w:t>R Core Team</w:t>
      </w:r>
      <w:r w:rsidRPr="00EC6E37">
        <w:t xml:space="preserve">. </w:t>
      </w:r>
      <w:r w:rsidRPr="00EC6E37">
        <w:rPr>
          <w:b/>
          <w:bCs/>
        </w:rPr>
        <w:t>2023</w:t>
      </w:r>
      <w:r w:rsidRPr="00EC6E37">
        <w:t>. R: A Language and Environment for Statistical Computing.</w:t>
      </w:r>
    </w:p>
    <w:p w14:paraId="5D5BC080" w14:textId="77777777" w:rsidR="00EC6E37" w:rsidRPr="00EC6E37" w:rsidRDefault="00EC6E37" w:rsidP="00EC6E37">
      <w:pPr>
        <w:pStyle w:val="Bibliography"/>
      </w:pPr>
      <w:r w:rsidRPr="00EC6E37">
        <w:rPr>
          <w:b/>
          <w:bCs/>
        </w:rPr>
        <w:t>Renvoize S, Luteyn JL, Churchill SP, Iii DG, Gradstein SR, Sipman HJM, A. MRG</w:t>
      </w:r>
      <w:r w:rsidRPr="00EC6E37">
        <w:t xml:space="preserve">. </w:t>
      </w:r>
      <w:r w:rsidRPr="00EC6E37">
        <w:rPr>
          <w:b/>
          <w:bCs/>
        </w:rPr>
        <w:t>2000</w:t>
      </w:r>
      <w:r w:rsidRPr="00EC6E37">
        <w:t xml:space="preserve">. Paramos: A Checklist of Plant Diversity, Geographical Distribution, and Botanical Literature (Memoirs of the New York Botanical Garden Volume 84). </w:t>
      </w:r>
      <w:r w:rsidRPr="00EC6E37">
        <w:rPr>
          <w:i/>
          <w:iCs/>
        </w:rPr>
        <w:t>Kew Bulletin</w:t>
      </w:r>
      <w:r w:rsidRPr="00EC6E37">
        <w:t xml:space="preserve"> </w:t>
      </w:r>
      <w:r w:rsidRPr="00EC6E37">
        <w:rPr>
          <w:b/>
          <w:bCs/>
        </w:rPr>
        <w:t>55</w:t>
      </w:r>
      <w:r w:rsidRPr="00EC6E37">
        <w:t>: 1017.</w:t>
      </w:r>
    </w:p>
    <w:p w14:paraId="23F4E9C2" w14:textId="77777777" w:rsidR="00EC6E37" w:rsidRPr="00EC6E37" w:rsidRDefault="00EC6E37" w:rsidP="00EC6E37">
      <w:pPr>
        <w:pStyle w:val="Bibliography"/>
      </w:pPr>
      <w:r w:rsidRPr="00EC6E37">
        <w:rPr>
          <w:b/>
          <w:bCs/>
        </w:rPr>
        <w:t>Rodriguez RJ, White Jr JF, Arnold AE, Redman RS</w:t>
      </w:r>
      <w:r w:rsidRPr="00EC6E37">
        <w:t xml:space="preserve">. </w:t>
      </w:r>
      <w:r w:rsidRPr="00EC6E37">
        <w:rPr>
          <w:b/>
          <w:bCs/>
        </w:rPr>
        <w:t>2009</w:t>
      </w:r>
      <w:r w:rsidRPr="00EC6E37">
        <w:t xml:space="preserve">. Fungal endophytes: diversity and functional roles. </w:t>
      </w:r>
      <w:r w:rsidRPr="00EC6E37">
        <w:rPr>
          <w:i/>
          <w:iCs/>
        </w:rPr>
        <w:t>New Phytologist</w:t>
      </w:r>
      <w:r w:rsidRPr="00EC6E37">
        <w:t xml:space="preserve"> </w:t>
      </w:r>
      <w:r w:rsidRPr="00EC6E37">
        <w:rPr>
          <w:b/>
          <w:bCs/>
        </w:rPr>
        <w:t>182</w:t>
      </w:r>
      <w:r w:rsidRPr="00EC6E37">
        <w:t>: 314–330.</w:t>
      </w:r>
    </w:p>
    <w:p w14:paraId="05B8899A" w14:textId="77777777" w:rsidR="00EC6E37" w:rsidRPr="00EC6E37" w:rsidRDefault="00EC6E37" w:rsidP="00EC6E37">
      <w:pPr>
        <w:pStyle w:val="Bibliography"/>
      </w:pPr>
      <w:r w:rsidRPr="00EC6E37">
        <w:rPr>
          <w:b/>
          <w:bCs/>
        </w:rPr>
        <w:t>Saxena S, Strobel GA</w:t>
      </w:r>
      <w:r w:rsidRPr="00EC6E37">
        <w:t xml:space="preserve">. </w:t>
      </w:r>
      <w:r w:rsidRPr="00EC6E37">
        <w:rPr>
          <w:b/>
          <w:bCs/>
        </w:rPr>
        <w:t>2021</w:t>
      </w:r>
      <w:r w:rsidRPr="00EC6E37">
        <w:t xml:space="preserve">. Marvellous Muscodor spp.: Update on Their Biology and Applications. </w:t>
      </w:r>
      <w:r w:rsidRPr="00EC6E37">
        <w:rPr>
          <w:i/>
          <w:iCs/>
        </w:rPr>
        <w:t>Microbial Ecology</w:t>
      </w:r>
      <w:r w:rsidRPr="00EC6E37">
        <w:t xml:space="preserve"> </w:t>
      </w:r>
      <w:r w:rsidRPr="00EC6E37">
        <w:rPr>
          <w:b/>
          <w:bCs/>
        </w:rPr>
        <w:t>82</w:t>
      </w:r>
      <w:r w:rsidRPr="00EC6E37">
        <w:t>: 5–20.</w:t>
      </w:r>
    </w:p>
    <w:p w14:paraId="13838F6C" w14:textId="77777777" w:rsidR="00EC6E37" w:rsidRPr="00EC6E37" w:rsidRDefault="00EC6E37" w:rsidP="00EC6E37">
      <w:pPr>
        <w:pStyle w:val="Bibliography"/>
      </w:pPr>
      <w:r w:rsidRPr="00EC6E37">
        <w:rPr>
          <w:b/>
          <w:bCs/>
        </w:rPr>
        <w:t>Scherer RW, Meerpohl JJ, Pfeifer N, Schmucker C, Schwarzer G, Von Elm E</w:t>
      </w:r>
      <w:r w:rsidRPr="00EC6E37">
        <w:t xml:space="preserve">. </w:t>
      </w:r>
      <w:r w:rsidRPr="00EC6E37">
        <w:rPr>
          <w:b/>
          <w:bCs/>
        </w:rPr>
        <w:t>2018</w:t>
      </w:r>
      <w:r w:rsidRPr="00EC6E37">
        <w:t xml:space="preserve">. Full publication of results initially presented in abstracts (Cochrane Methodology Review Group, Ed.). </w:t>
      </w:r>
      <w:r w:rsidRPr="00EC6E37">
        <w:rPr>
          <w:i/>
          <w:iCs/>
        </w:rPr>
        <w:t>Cochrane Database of Systematic Reviews</w:t>
      </w:r>
      <w:r w:rsidRPr="00EC6E37">
        <w:t xml:space="preserve"> </w:t>
      </w:r>
      <w:r w:rsidRPr="00EC6E37">
        <w:rPr>
          <w:b/>
          <w:bCs/>
        </w:rPr>
        <w:t>2018</w:t>
      </w:r>
      <w:r w:rsidRPr="00EC6E37">
        <w:t>.</w:t>
      </w:r>
    </w:p>
    <w:p w14:paraId="3921D7BC" w14:textId="77777777" w:rsidR="00EC6E37" w:rsidRPr="00EC6E37" w:rsidRDefault="00EC6E37" w:rsidP="00EC6E37">
      <w:pPr>
        <w:pStyle w:val="Bibliography"/>
      </w:pPr>
      <w:r w:rsidRPr="00EC6E37">
        <w:rPr>
          <w:b/>
          <w:bCs/>
        </w:rPr>
        <w:lastRenderedPageBreak/>
        <w:t>Schulz B, Boyle C</w:t>
      </w:r>
      <w:r w:rsidRPr="00EC6E37">
        <w:t xml:space="preserve">. </w:t>
      </w:r>
      <w:r w:rsidRPr="00EC6E37">
        <w:rPr>
          <w:b/>
          <w:bCs/>
        </w:rPr>
        <w:t>2005</w:t>
      </w:r>
      <w:r w:rsidRPr="00EC6E37">
        <w:t xml:space="preserve">. The endophytic continuum. </w:t>
      </w:r>
      <w:r w:rsidRPr="00EC6E37">
        <w:rPr>
          <w:i/>
          <w:iCs/>
        </w:rPr>
        <w:t>Mycological Research</w:t>
      </w:r>
      <w:r w:rsidRPr="00EC6E37">
        <w:t xml:space="preserve"> </w:t>
      </w:r>
      <w:r w:rsidRPr="00EC6E37">
        <w:rPr>
          <w:b/>
          <w:bCs/>
        </w:rPr>
        <w:t>109</w:t>
      </w:r>
      <w:r w:rsidRPr="00EC6E37">
        <w:t>: 661–686.</w:t>
      </w:r>
    </w:p>
    <w:p w14:paraId="625E154C" w14:textId="77777777" w:rsidR="00EC6E37" w:rsidRPr="00EC6E37" w:rsidRDefault="00EC6E37" w:rsidP="00EC6E37">
      <w:pPr>
        <w:pStyle w:val="Bibliography"/>
      </w:pPr>
      <w:r w:rsidRPr="00EC6E37">
        <w:rPr>
          <w:b/>
          <w:bCs/>
        </w:rPr>
        <w:t>Soberon J, Peterson AT</w:t>
      </w:r>
      <w:r w:rsidRPr="00EC6E37">
        <w:t xml:space="preserve">. </w:t>
      </w:r>
      <w:r w:rsidRPr="00EC6E37">
        <w:rPr>
          <w:b/>
          <w:bCs/>
        </w:rPr>
        <w:t>2005</w:t>
      </w:r>
      <w:r w:rsidRPr="00EC6E37">
        <w:t xml:space="preserve">. Interpretation of Models of Fundamental Ecological Niches and Species’ Distributional Areas. </w:t>
      </w:r>
      <w:r w:rsidRPr="00EC6E37">
        <w:rPr>
          <w:i/>
          <w:iCs/>
        </w:rPr>
        <w:t>Biodiversity Informatics</w:t>
      </w:r>
      <w:r w:rsidRPr="00EC6E37">
        <w:t xml:space="preserve"> </w:t>
      </w:r>
      <w:r w:rsidRPr="00EC6E37">
        <w:rPr>
          <w:b/>
          <w:bCs/>
        </w:rPr>
        <w:t>2</w:t>
      </w:r>
      <w:r w:rsidRPr="00EC6E37">
        <w:t>.</w:t>
      </w:r>
    </w:p>
    <w:p w14:paraId="4E63E1D2" w14:textId="77777777" w:rsidR="00EC6E37" w:rsidRPr="00EC6E37" w:rsidRDefault="00EC6E37" w:rsidP="00EC6E37">
      <w:pPr>
        <w:pStyle w:val="Bibliography"/>
      </w:pPr>
      <w:r w:rsidRPr="00EC6E37">
        <w:rPr>
          <w:b/>
          <w:bCs/>
        </w:rPr>
        <w:t>Soto E, Montoya C, Castaño A, Granobles J</w:t>
      </w:r>
      <w:r w:rsidRPr="00EC6E37">
        <w:t xml:space="preserve">. </w:t>
      </w:r>
      <w:r w:rsidRPr="00EC6E37">
        <w:rPr>
          <w:b/>
          <w:bCs/>
        </w:rPr>
        <w:t>2023</w:t>
      </w:r>
      <w:r w:rsidRPr="00EC6E37">
        <w:t xml:space="preserve">. Diversity patterns of vascular and non-vascular epiphytes along tropical dry forest. </w:t>
      </w:r>
      <w:r w:rsidRPr="00EC6E37">
        <w:rPr>
          <w:i/>
          <w:iCs/>
        </w:rPr>
        <w:t>Revista de Biología Tropical</w:t>
      </w:r>
      <w:r w:rsidRPr="00EC6E37">
        <w:t xml:space="preserve"> </w:t>
      </w:r>
      <w:r w:rsidRPr="00EC6E37">
        <w:rPr>
          <w:b/>
          <w:bCs/>
        </w:rPr>
        <w:t>71</w:t>
      </w:r>
      <w:r w:rsidRPr="00EC6E37">
        <w:t>: e53522.</w:t>
      </w:r>
    </w:p>
    <w:p w14:paraId="68DB0DA1" w14:textId="77777777" w:rsidR="00EC6E37" w:rsidRPr="00EC6E37" w:rsidRDefault="00EC6E37" w:rsidP="00EC6E37">
      <w:pPr>
        <w:pStyle w:val="Bibliography"/>
      </w:pPr>
      <w:r w:rsidRPr="00EC6E37">
        <w:rPr>
          <w:b/>
          <w:bCs/>
        </w:rPr>
        <w:t>Stone JK, Bacon CW, White F</w:t>
      </w:r>
      <w:r w:rsidRPr="00EC6E37">
        <w:t xml:space="preserve">. </w:t>
      </w:r>
      <w:r w:rsidRPr="00EC6E37">
        <w:rPr>
          <w:b/>
          <w:bCs/>
        </w:rPr>
        <w:t>2000</w:t>
      </w:r>
      <w:r w:rsidRPr="00EC6E37">
        <w:t>. An Overview of Endophytic Microbes: Endophytism Defined. In: Microbial Endophytes. CRC Press, 1–28.</w:t>
      </w:r>
    </w:p>
    <w:p w14:paraId="36A6B93F" w14:textId="77777777" w:rsidR="00EC6E37" w:rsidRPr="00EC6E37" w:rsidRDefault="00EC6E37" w:rsidP="00EC6E37">
      <w:pPr>
        <w:pStyle w:val="Bibliography"/>
      </w:pPr>
      <w:r w:rsidRPr="00EC6E37">
        <w:rPr>
          <w:b/>
          <w:bCs/>
        </w:rPr>
        <w:t>Strobel GA</w:t>
      </w:r>
      <w:r w:rsidRPr="00EC6E37">
        <w:t xml:space="preserve">. </w:t>
      </w:r>
      <w:r w:rsidRPr="00EC6E37">
        <w:rPr>
          <w:b/>
          <w:bCs/>
        </w:rPr>
        <w:t>2003</w:t>
      </w:r>
      <w:r w:rsidRPr="00EC6E37">
        <w:t xml:space="preserve">. Endophytes as sources of bioactive products. </w:t>
      </w:r>
      <w:r w:rsidRPr="00EC6E37">
        <w:rPr>
          <w:i/>
          <w:iCs/>
        </w:rPr>
        <w:t>Microbes and Infection</w:t>
      </w:r>
      <w:r w:rsidRPr="00EC6E37">
        <w:t xml:space="preserve"> </w:t>
      </w:r>
      <w:r w:rsidRPr="00EC6E37">
        <w:rPr>
          <w:b/>
          <w:bCs/>
        </w:rPr>
        <w:t>5</w:t>
      </w:r>
      <w:r w:rsidRPr="00EC6E37">
        <w:t>: 535–544.</w:t>
      </w:r>
    </w:p>
    <w:p w14:paraId="351D84F9" w14:textId="77777777" w:rsidR="00EC6E37" w:rsidRPr="00EC6E37" w:rsidRDefault="00EC6E37" w:rsidP="00EC6E37">
      <w:pPr>
        <w:pStyle w:val="Bibliography"/>
      </w:pPr>
      <w:r w:rsidRPr="00EC6E37">
        <w:rPr>
          <w:b/>
          <w:bCs/>
        </w:rPr>
        <w:t>Strobel G</w:t>
      </w:r>
      <w:r w:rsidRPr="00EC6E37">
        <w:t xml:space="preserve">. </w:t>
      </w:r>
      <w:r w:rsidRPr="00EC6E37">
        <w:rPr>
          <w:b/>
          <w:bCs/>
        </w:rPr>
        <w:t>2018</w:t>
      </w:r>
      <w:r w:rsidRPr="00EC6E37">
        <w:t xml:space="preserve">. The Emergence of Endophytic Microbes and Their Biological Promise. </w:t>
      </w:r>
      <w:r w:rsidRPr="00EC6E37">
        <w:rPr>
          <w:i/>
          <w:iCs/>
        </w:rPr>
        <w:t>JOURNAL OF FUNGI</w:t>
      </w:r>
      <w:r w:rsidRPr="00EC6E37">
        <w:t xml:space="preserve"> </w:t>
      </w:r>
      <w:r w:rsidRPr="00EC6E37">
        <w:rPr>
          <w:b/>
          <w:bCs/>
        </w:rPr>
        <w:t>4</w:t>
      </w:r>
      <w:r w:rsidRPr="00EC6E37">
        <w:t>.</w:t>
      </w:r>
    </w:p>
    <w:p w14:paraId="48830B30" w14:textId="77777777" w:rsidR="00EC6E37" w:rsidRPr="00EC6E37" w:rsidRDefault="00EC6E37" w:rsidP="00EC6E37">
      <w:pPr>
        <w:pStyle w:val="Bibliography"/>
      </w:pPr>
      <w:r w:rsidRPr="00EC6E37">
        <w:rPr>
          <w:b/>
          <w:bCs/>
        </w:rPr>
        <w:t xml:space="preserve">Tedersoo L, Bahram M, Põlme S, Kõljalg U, Yorou NS, Wijesundera R, Ruiz LV, Vasco-Palacios AM, Thu PQ, Suija A, </w:t>
      </w:r>
      <w:r w:rsidRPr="00EC6E37">
        <w:rPr>
          <w:b/>
          <w:bCs/>
          <w:i/>
          <w:iCs/>
        </w:rPr>
        <w:t>et al.</w:t>
      </w:r>
      <w:r w:rsidRPr="00EC6E37">
        <w:t xml:space="preserve"> </w:t>
      </w:r>
      <w:r w:rsidRPr="00EC6E37">
        <w:rPr>
          <w:b/>
          <w:bCs/>
        </w:rPr>
        <w:t>2014</w:t>
      </w:r>
      <w:r w:rsidRPr="00EC6E37">
        <w:t xml:space="preserve">. Global diversity and geography of soil fungi. </w:t>
      </w:r>
      <w:r w:rsidRPr="00EC6E37">
        <w:rPr>
          <w:i/>
          <w:iCs/>
        </w:rPr>
        <w:t>Science</w:t>
      </w:r>
      <w:r w:rsidRPr="00EC6E37">
        <w:t xml:space="preserve"> </w:t>
      </w:r>
      <w:r w:rsidRPr="00EC6E37">
        <w:rPr>
          <w:b/>
          <w:bCs/>
        </w:rPr>
        <w:t>346</w:t>
      </w:r>
      <w:r w:rsidRPr="00EC6E37">
        <w:t>: 1256688.</w:t>
      </w:r>
    </w:p>
    <w:p w14:paraId="66511C42" w14:textId="77777777" w:rsidR="00EC6E37" w:rsidRPr="00EC6E37" w:rsidRDefault="00EC6E37" w:rsidP="00EC6E37">
      <w:pPr>
        <w:pStyle w:val="Bibliography"/>
      </w:pPr>
      <w:r w:rsidRPr="00EC6E37">
        <w:rPr>
          <w:b/>
          <w:bCs/>
        </w:rPr>
        <w:t>Townsend A, Asner G, Cleveland C</w:t>
      </w:r>
      <w:r w:rsidRPr="00EC6E37">
        <w:t xml:space="preserve">. </w:t>
      </w:r>
      <w:r w:rsidRPr="00EC6E37">
        <w:rPr>
          <w:b/>
          <w:bCs/>
        </w:rPr>
        <w:t>2008</w:t>
      </w:r>
      <w:r w:rsidRPr="00EC6E37">
        <w:t xml:space="preserve">. The biogeochemical heterogeneity of tropical forests. </w:t>
      </w:r>
      <w:r w:rsidRPr="00EC6E37">
        <w:rPr>
          <w:i/>
          <w:iCs/>
        </w:rPr>
        <w:t>Trends in Ecology &amp; Evolution</w:t>
      </w:r>
      <w:r w:rsidRPr="00EC6E37">
        <w:t xml:space="preserve"> </w:t>
      </w:r>
      <w:r w:rsidRPr="00EC6E37">
        <w:rPr>
          <w:b/>
          <w:bCs/>
        </w:rPr>
        <w:t>23</w:t>
      </w:r>
      <w:r w:rsidRPr="00EC6E37">
        <w:t>: 424–431.</w:t>
      </w:r>
    </w:p>
    <w:p w14:paraId="50B5F86D" w14:textId="77777777" w:rsidR="00EC6E37" w:rsidRPr="00EC6E37" w:rsidRDefault="00EC6E37" w:rsidP="00EC6E37">
      <w:pPr>
        <w:pStyle w:val="Bibliography"/>
      </w:pPr>
      <w:r w:rsidRPr="00EC6E37">
        <w:rPr>
          <w:b/>
          <w:bCs/>
        </w:rPr>
        <w:t>U’Ren JM, Lutzoni F, Miadlikowska J, Laetsch AD, Arnold AE</w:t>
      </w:r>
      <w:r w:rsidRPr="00EC6E37">
        <w:t xml:space="preserve">. </w:t>
      </w:r>
      <w:r w:rsidRPr="00EC6E37">
        <w:rPr>
          <w:b/>
          <w:bCs/>
        </w:rPr>
        <w:t>2012</w:t>
      </w:r>
      <w:r w:rsidRPr="00EC6E37">
        <w:t xml:space="preserve">. Host and geographic structure of endophytic and endolichenic fungi at a continental scale. </w:t>
      </w:r>
      <w:r w:rsidRPr="00EC6E37">
        <w:rPr>
          <w:i/>
          <w:iCs/>
        </w:rPr>
        <w:t>American Journal of Botany</w:t>
      </w:r>
      <w:r w:rsidRPr="00EC6E37">
        <w:t xml:space="preserve"> </w:t>
      </w:r>
      <w:r w:rsidRPr="00EC6E37">
        <w:rPr>
          <w:b/>
          <w:bCs/>
        </w:rPr>
        <w:t>99</w:t>
      </w:r>
      <w:r w:rsidRPr="00EC6E37">
        <w:t>: 898–914.</w:t>
      </w:r>
    </w:p>
    <w:p w14:paraId="70084F60" w14:textId="77777777" w:rsidR="00EC6E37" w:rsidRPr="00EC6E37" w:rsidRDefault="00EC6E37" w:rsidP="00EC6E37">
      <w:pPr>
        <w:pStyle w:val="Bibliography"/>
      </w:pPr>
      <w:r w:rsidRPr="00EC6E37">
        <w:rPr>
          <w:b/>
          <w:bCs/>
        </w:rPr>
        <w:t>Wilson D</w:t>
      </w:r>
      <w:r w:rsidRPr="00EC6E37">
        <w:t xml:space="preserve">. </w:t>
      </w:r>
      <w:r w:rsidRPr="00EC6E37">
        <w:rPr>
          <w:b/>
          <w:bCs/>
        </w:rPr>
        <w:t>1995</w:t>
      </w:r>
      <w:r w:rsidRPr="00EC6E37">
        <w:t xml:space="preserve">. Fungal Endophytes Which Invade Insect Galls - Insect Pathogens, Benign Saprophytes, or Fungal Inquilines. </w:t>
      </w:r>
      <w:r w:rsidRPr="00EC6E37">
        <w:rPr>
          <w:i/>
          <w:iCs/>
        </w:rPr>
        <w:t>Oecologia</w:t>
      </w:r>
      <w:r w:rsidRPr="00EC6E37">
        <w:t xml:space="preserve"> </w:t>
      </w:r>
      <w:r w:rsidRPr="00EC6E37">
        <w:rPr>
          <w:b/>
          <w:bCs/>
        </w:rPr>
        <w:t>103</w:t>
      </w:r>
      <w:r w:rsidRPr="00EC6E37">
        <w:t>: 255–260.</w:t>
      </w:r>
    </w:p>
    <w:p w14:paraId="09DA17A8" w14:textId="77777777" w:rsidR="00EC6E37" w:rsidRPr="00EC6E37" w:rsidRDefault="00EC6E37" w:rsidP="00EC6E37">
      <w:pPr>
        <w:pStyle w:val="Bibliography"/>
      </w:pPr>
      <w:r w:rsidRPr="00EC6E37">
        <w:rPr>
          <w:b/>
          <w:bCs/>
        </w:rPr>
        <w:t>World Bank</w:t>
      </w:r>
      <w:r w:rsidRPr="00EC6E37">
        <w:t xml:space="preserve">. </w:t>
      </w:r>
      <w:r w:rsidRPr="00EC6E37">
        <w:rPr>
          <w:b/>
          <w:bCs/>
        </w:rPr>
        <w:t>2026</w:t>
      </w:r>
      <w:r w:rsidRPr="00EC6E37">
        <w:t>. World Bank Open Data: GDP (Current US$).</w:t>
      </w:r>
    </w:p>
    <w:p w14:paraId="0ECA2C3A" w14:textId="77777777" w:rsidR="00EC6E37" w:rsidRPr="00EC6E37" w:rsidRDefault="00EC6E37" w:rsidP="00EC6E37">
      <w:pPr>
        <w:pStyle w:val="Bibliography"/>
      </w:pPr>
      <w:r w:rsidRPr="00EC6E37">
        <w:rPr>
          <w:b/>
          <w:bCs/>
        </w:rPr>
        <w:t>Zuk M</w:t>
      </w:r>
      <w:r w:rsidRPr="00EC6E37">
        <w:t xml:space="preserve">. </w:t>
      </w:r>
      <w:r w:rsidRPr="00EC6E37">
        <w:rPr>
          <w:b/>
          <w:bCs/>
        </w:rPr>
        <w:t>2016</w:t>
      </w:r>
      <w:r w:rsidRPr="00EC6E37">
        <w:t xml:space="preserve">. Temperate Assumptions: How Where We Work Influences How We Think. </w:t>
      </w:r>
      <w:r w:rsidRPr="00EC6E37">
        <w:rPr>
          <w:i/>
          <w:iCs/>
        </w:rPr>
        <w:t>The American Naturalist</w:t>
      </w:r>
      <w:r w:rsidRPr="00EC6E37">
        <w:t xml:space="preserve"> </w:t>
      </w:r>
      <w:r w:rsidRPr="00EC6E37">
        <w:rPr>
          <w:b/>
          <w:bCs/>
        </w:rPr>
        <w:t>188</w:t>
      </w:r>
      <w:r w:rsidRPr="00EC6E37">
        <w:t>: S1–S7.</w:t>
      </w:r>
    </w:p>
    <w:p w14:paraId="274FB4CB" w14:textId="506DDE40" w:rsidR="00526817" w:rsidRDefault="00526817">
      <w:pPr>
        <w:pStyle w:val="BodyText"/>
      </w:pPr>
      <w:r>
        <w:fldChar w:fldCharType="end"/>
      </w:r>
    </w:p>
    <w:sectPr w:rsidR="00526817">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Beatrice Bock" w:date="2026-06-04T13:46:00Z" w:initials="BB">
    <w:p w14:paraId="43F21C84" w14:textId="77777777" w:rsidR="001C16E8" w:rsidRDefault="001C16E8" w:rsidP="001C16E8">
      <w:pPr>
        <w:pStyle w:val="CommentText"/>
      </w:pPr>
      <w:r>
        <w:rPr>
          <w:rStyle w:val="CommentReference"/>
        </w:rPr>
        <w:annotationRef/>
      </w:r>
      <w:r>
        <w:t>Which title do you all like? I’m feeling very lost in the sauce!</w:t>
      </w:r>
    </w:p>
  </w:comment>
  <w:comment w:id="2" w:author="Beatrice Bock" w:date="2026-06-05T10:22:00Z" w:initials="BB">
    <w:p w14:paraId="78E31EE2" w14:textId="77777777" w:rsidR="00146A4A" w:rsidRDefault="00146A4A" w:rsidP="00146A4A">
      <w:pPr>
        <w:pStyle w:val="CommentText"/>
      </w:pPr>
      <w:r>
        <w:rPr>
          <w:rStyle w:val="CommentReference"/>
        </w:rPr>
        <w:annotationRef/>
      </w:r>
      <w:r>
        <w:t>I think this one is best</w:t>
      </w:r>
    </w:p>
  </w:comment>
  <w:comment w:id="3" w:author="Beatrice Bock" w:date="2026-06-04T14:21:00Z" w:initials="BB">
    <w:p w14:paraId="315BCDAD" w14:textId="77777777" w:rsidR="00EF1E19" w:rsidRDefault="00EF1E19" w:rsidP="00EF1E19">
      <w:pPr>
        <w:pStyle w:val="CommentText"/>
      </w:pPr>
      <w:r>
        <w:rPr>
          <w:rStyle w:val="CommentReference"/>
        </w:rPr>
        <w:annotationRef/>
      </w:r>
      <w:r>
        <w:t>Too jargony?</w:t>
      </w:r>
    </w:p>
  </w:comment>
  <w:comment w:id="4" w:author="Nicholas Paul McKay" w:date="2026-05-27T09:59:00Z" w:initials="NPM">
    <w:p w14:paraId="7F6EE799" w14:textId="77777777" w:rsidR="00AA2DB7" w:rsidRDefault="00AA2DB7" w:rsidP="00AA2DB7">
      <w:r>
        <w:rPr>
          <w:rStyle w:val="CommentReference"/>
        </w:rPr>
        <w:annotationRef/>
      </w:r>
      <w:r>
        <w:rPr>
          <w:sz w:val="20"/>
          <w:szCs w:val="20"/>
        </w:rPr>
        <w:t>I think you could just say "wealthy" in the abstract and save room for something else</w:t>
      </w:r>
    </w:p>
  </w:comment>
  <w:comment w:id="5" w:author="Beatrice Bock" w:date="2026-06-04T14:24:00Z" w:initials="BB">
    <w:p w14:paraId="514C9197" w14:textId="77777777" w:rsidR="0074053C" w:rsidRDefault="00F00A86" w:rsidP="0074053C">
      <w:pPr>
        <w:pStyle w:val="CommentText"/>
      </w:pPr>
      <w:r>
        <w:rPr>
          <w:rStyle w:val="CommentReference"/>
        </w:rPr>
        <w:annotationRef/>
      </w:r>
      <w:r>
        <w:t>Do we provide a priority roadmap? Maybe this needs to be a subsection of the discussion or something?</w:t>
      </w:r>
    </w:p>
  </w:comment>
  <w:comment w:id="7" w:author="Beatrice Bock" w:date="2026-06-05T10:24:00Z" w:initials="BB">
    <w:p w14:paraId="514C9197" w14:textId="77777777" w:rsidR="0074053C" w:rsidRDefault="0074053C" w:rsidP="0074053C">
      <w:pPr>
        <w:pStyle w:val="CommentText"/>
      </w:pPr>
      <w:r>
        <w:rPr>
          <w:rStyle w:val="CommentReference"/>
        </w:rPr>
        <w:annotationRef/>
      </w:r>
      <w:r>
        <w:t>Still not doing it for me. I don’t think the problme is the sampling so much as the definition</w:t>
      </w:r>
    </w:p>
  </w:comment>
  <w:comment w:id="9" w:author="Beatrice Bock" w:date="2026-06-04T14:30:00Z" w:initials="BB">
    <w:p w14:paraId="79810C20" w14:textId="1A256341" w:rsidR="00FF4C29" w:rsidRDefault="00FF4C29" w:rsidP="00FF4C29">
      <w:pPr>
        <w:pStyle w:val="CommentText"/>
      </w:pPr>
      <w:r>
        <w:rPr>
          <w:rStyle w:val="CommentReference"/>
        </w:rPr>
        <w:annotationRef/>
      </w:r>
      <w:r>
        <w:t>This sentence might need a transition, and it does include a result, which is weird for an introduction</w:t>
      </w:r>
    </w:p>
  </w:comment>
  <w:comment w:id="10" w:author="Beatrice Bock" w:date="2026-06-04T14:32:00Z" w:initials="BB">
    <w:p w14:paraId="2F36404F" w14:textId="77777777" w:rsidR="00251487" w:rsidRDefault="00251487" w:rsidP="00251487">
      <w:pPr>
        <w:pStyle w:val="CommentText"/>
      </w:pPr>
      <w:r>
        <w:rPr>
          <w:rStyle w:val="CommentReference"/>
        </w:rPr>
        <w:annotationRef/>
      </w:r>
      <w:r>
        <w:t>Do we need this here?</w:t>
      </w:r>
    </w:p>
  </w:comment>
  <w:comment w:id="8" w:author="Beatrice Bock" w:date="2026-06-05T10:26:00Z" w:initials="BB">
    <w:p w14:paraId="07E859B4" w14:textId="77777777" w:rsidR="00434045" w:rsidRDefault="00434045" w:rsidP="00434045">
      <w:pPr>
        <w:pStyle w:val="CommentText"/>
      </w:pPr>
      <w:r>
        <w:rPr>
          <w:rStyle w:val="CommentReference"/>
        </w:rPr>
        <w:annotationRef/>
      </w:r>
      <w:r>
        <w:t>Do we need to talk about the abstract thing in the intro?</w:t>
      </w:r>
    </w:p>
  </w:comment>
  <w:comment w:id="11" w:author="Nicholas Paul McKay" w:date="2026-05-27T10:15:00Z" w:initials="NPM">
    <w:p w14:paraId="70F80B05" w14:textId="77777777" w:rsidR="00F87DBD" w:rsidRDefault="00F87DBD" w:rsidP="00D33915">
      <w:r>
        <w:rPr>
          <w:rStyle w:val="CommentReference"/>
        </w:rPr>
        <w:annotationRef/>
      </w:r>
      <w:r>
        <w:rPr>
          <w:sz w:val="20"/>
          <w:szCs w:val="20"/>
        </w:rPr>
        <w:t>This is is really good. I like the reframing from "if" to "where". But it is buried in the last sentence of the Introduction. Consider elevating it to serve as an explicit challenge, positioned after paragraph 2 where you establish the sampling-bias framework. A reader should encounter this insight before the objectives list, not after it.</w:t>
      </w:r>
    </w:p>
  </w:comment>
  <w:comment w:id="12" w:author="Beatrice Bock" w:date="2026-06-02T09:03:00Z" w:initials="BB">
    <w:p w14:paraId="4B9EB2C3" w14:textId="77777777" w:rsidR="00336F3F" w:rsidRDefault="00336F3F" w:rsidP="00336F3F">
      <w:pPr>
        <w:pStyle w:val="CommentText"/>
      </w:pPr>
      <w:r>
        <w:rPr>
          <w:rStyle w:val="CommentReference"/>
        </w:rPr>
        <w:annotationRef/>
      </w:r>
      <w:r>
        <w:t>Awesome point. Moved it</w:t>
      </w:r>
    </w:p>
  </w:comment>
  <w:comment w:id="15" w:author="Catherine A Gehring" w:date="2026-05-26T08:05:00Z" w:initials="CAG">
    <w:p w14:paraId="597C4648" w14:textId="77777777" w:rsidR="00C64F73" w:rsidRDefault="00C64F73" w:rsidP="00C64F73">
      <w:r>
        <w:rPr>
          <w:rStyle w:val="CommentReference"/>
        </w:rPr>
        <w:annotationRef/>
      </w:r>
      <w:r>
        <w:rPr>
          <w:sz w:val="20"/>
          <w:szCs w:val="20"/>
        </w:rPr>
        <w:t>I assume that U is for ubiquity, but A, B and C are not linked to a topic, correct. Perhaps link them all to a topic.  A could be G for geography, B could be NR for nonrandom and C could be a $ sign, for example.</w:t>
      </w:r>
    </w:p>
  </w:comment>
  <w:comment w:id="16" w:author="Nicholas Paul McKay" w:date="2026-05-27T10:12:00Z" w:initials="NPM">
    <w:p w14:paraId="5D5A05F5" w14:textId="77777777" w:rsidR="00AA2DB7" w:rsidRDefault="00AA2DB7" w:rsidP="00AA2DB7">
      <w:r>
        <w:rPr>
          <w:rStyle w:val="CommentReference"/>
        </w:rPr>
        <w:annotationRef/>
      </w:r>
      <w:r>
        <w:rPr>
          <w:sz w:val="20"/>
          <w:szCs w:val="20"/>
        </w:rPr>
        <w:t>I agree, I think either put them all sequentially (1,2,3,4; A, B, C, D) or make them all thematic.</w:t>
      </w:r>
    </w:p>
  </w:comment>
  <w:comment w:id="17" w:author="Beatrice Bock" w:date="2026-06-02T08:50:00Z" w:initials="BB">
    <w:p w14:paraId="642A2536" w14:textId="77777777" w:rsidR="00931CE3" w:rsidRDefault="00931CE3" w:rsidP="00931CE3">
      <w:pPr>
        <w:pStyle w:val="CommentText"/>
      </w:pPr>
      <w:r>
        <w:rPr>
          <w:rStyle w:val="CommentReference"/>
        </w:rPr>
        <w:annotationRef/>
      </w:r>
      <w:r>
        <w:t>done</w:t>
      </w:r>
    </w:p>
  </w:comment>
  <w:comment w:id="14" w:author="Beatrice Bock" w:date="2026-06-05T09:13:00Z" w:initials="BB">
    <w:p w14:paraId="007D3172" w14:textId="77777777" w:rsidR="004E23A1" w:rsidRDefault="004E23A1" w:rsidP="004E23A1">
      <w:pPr>
        <w:pStyle w:val="CommentText"/>
      </w:pPr>
      <w:r>
        <w:rPr>
          <w:rStyle w:val="CommentReference"/>
        </w:rPr>
        <w:annotationRef/>
      </w:r>
      <w:r>
        <w:t>I feel like the prediction labels are helpoful for remembering, but I’m on the fence on if it seems unprofessional? Could just use numbers? Definitely prefer prediction to hypothesis labeling for this</w:t>
      </w:r>
    </w:p>
  </w:comment>
  <w:comment w:id="13" w:author="Beatrice Bock" w:date="2026-06-01T09:52:00Z" w:initials="BB">
    <w:p w14:paraId="0750B676" w14:textId="77777777" w:rsidR="00D20A1B" w:rsidRDefault="00D20A1B" w:rsidP="00D20A1B">
      <w:pPr>
        <w:pStyle w:val="CommentText"/>
      </w:pPr>
      <w:r>
        <w:rPr>
          <w:rStyle w:val="CommentReference"/>
        </w:rPr>
        <w:annotationRef/>
      </w:r>
      <w:r>
        <w:t>Kitty:  assume that U is for ubiquity, but A, B and C are not linked to a topic, correct. Perhaps link them all to a topic.  A could be G for geography, B could be NR for nonrandom and C could be a $ sign, for example</w:t>
      </w:r>
    </w:p>
  </w:comment>
  <w:comment w:id="18" w:author="Nicholas Paul McKay" w:date="2026-05-27T10:13:00Z" w:initials="NPM">
    <w:p w14:paraId="5095A71A" w14:textId="77777777" w:rsidR="00AA2DB7" w:rsidRDefault="00AA2DB7" w:rsidP="00AA2DB7">
      <w:r>
        <w:rPr>
          <w:rStyle w:val="CommentReference"/>
        </w:rPr>
        <w:annotationRef/>
      </w:r>
      <w:r>
        <w:rPr>
          <w:sz w:val="20"/>
          <w:szCs w:val="20"/>
        </w:rPr>
        <w:t>Throughout, would socioeconomic better capture a broader field of causes?</w:t>
      </w:r>
    </w:p>
  </w:comment>
  <w:comment w:id="19" w:author="Beatrice Bock" w:date="2026-06-02T08:51:00Z" w:initials="BB">
    <w:p w14:paraId="2E67FD2D" w14:textId="77777777" w:rsidR="00931CE3" w:rsidRDefault="00931CE3" w:rsidP="00931CE3">
      <w:pPr>
        <w:pStyle w:val="CommentText"/>
      </w:pPr>
      <w:r>
        <w:rPr>
          <w:rStyle w:val="CommentReference"/>
        </w:rPr>
        <w:annotationRef/>
      </w:r>
      <w:r>
        <w:t>Yes. Good idea.</w:t>
      </w:r>
    </w:p>
  </w:comment>
  <w:comment w:id="21" w:author="Beatrice Bock" w:date="2026-06-05T09:24:00Z" w:initials="BB">
    <w:p w14:paraId="58C87AC8" w14:textId="77777777" w:rsidR="00100210" w:rsidRDefault="00100210" w:rsidP="00100210">
      <w:pPr>
        <w:pStyle w:val="CommentText"/>
      </w:pPr>
      <w:r>
        <w:rPr>
          <w:rStyle w:val="CommentReference"/>
        </w:rPr>
        <w:annotationRef/>
      </w:r>
      <w:r>
        <w:t>Double check that we have methods for every result included in the text</w:t>
      </w:r>
    </w:p>
  </w:comment>
  <w:comment w:id="24" w:author="Beatrice Bock" w:date="2026-06-05T10:39:00Z" w:initials="BB">
    <w:p w14:paraId="7DD4DD36" w14:textId="77777777" w:rsidR="008B4CE0" w:rsidRDefault="008B4CE0" w:rsidP="008B4CE0">
      <w:pPr>
        <w:pStyle w:val="CommentText"/>
      </w:pPr>
      <w:r>
        <w:rPr>
          <w:rStyle w:val="CommentReference"/>
        </w:rPr>
        <w:annotationRef/>
      </w:r>
      <w:r>
        <w:t>Do we need to add any detail to the functional guild part of the methods?</w:t>
      </w:r>
    </w:p>
  </w:comment>
  <w:comment w:id="25" w:author="Catherine A Gehring" w:date="2026-05-26T08:08:00Z" w:initials="CAG">
    <w:p w14:paraId="08F231F6" w14:textId="77777777" w:rsidR="00C64F73" w:rsidRDefault="00C64F73" w:rsidP="00C64F73">
      <w:r>
        <w:rPr>
          <w:rStyle w:val="CommentReference"/>
        </w:rPr>
        <w:annotationRef/>
      </w:r>
      <w:r>
        <w:rPr>
          <w:sz w:val="20"/>
          <w:szCs w:val="20"/>
        </w:rPr>
        <w:t>maybe say something like "focused on endophytes" here to clearly distinguish the datasets in case someone is reading the paragraph quickly.</w:t>
      </w:r>
    </w:p>
  </w:comment>
  <w:comment w:id="29" w:author="Nicholas Paul McKay" w:date="2026-05-27T10:17:00Z" w:initials="NPM">
    <w:p w14:paraId="3503E5F0" w14:textId="77777777" w:rsidR="00D33915" w:rsidRDefault="00D33915" w:rsidP="00D33915">
      <w:r>
        <w:rPr>
          <w:rStyle w:val="CommentReference"/>
        </w:rPr>
        <w:annotationRef/>
      </w:r>
      <w:r>
        <w:rPr>
          <w:sz w:val="20"/>
          <w:szCs w:val="20"/>
        </w:rPr>
        <w:t>This is a lot analyses and complexity for a single paragraph. Consider splitting into 2?</w:t>
      </w:r>
    </w:p>
  </w:comment>
  <w:comment w:id="32" w:author="Nicholas Paul McKay" w:date="2026-05-27T10:19:00Z" w:initials="NPM">
    <w:p w14:paraId="2101EEF8" w14:textId="77777777" w:rsidR="00D33915" w:rsidRDefault="00D33915" w:rsidP="00D33915">
      <w:r>
        <w:rPr>
          <w:rStyle w:val="CommentReference"/>
        </w:rPr>
        <w:annotationRef/>
      </w:r>
      <w:r>
        <w:rPr>
          <w:sz w:val="20"/>
          <w:szCs w:val="20"/>
        </w:rPr>
        <w:t xml:space="preserve">Probably better to connect this to zenodo, and then get a citation and doi that you cite here, rather than a github url that could change. </w:t>
      </w:r>
    </w:p>
  </w:comment>
  <w:comment w:id="33" w:author="Beatrice Bock" w:date="2026-06-02T09:05:00Z" w:initials="BB">
    <w:p w14:paraId="567DB27F" w14:textId="77777777" w:rsidR="009122B4" w:rsidRDefault="009122B4" w:rsidP="009122B4">
      <w:pPr>
        <w:pStyle w:val="CommentText"/>
      </w:pPr>
      <w:r>
        <w:rPr>
          <w:rStyle w:val="CommentReference"/>
        </w:rPr>
        <w:annotationRef/>
      </w:r>
      <w:r>
        <w:t xml:space="preserve">Will do once all code is finalized! Which it should be about done now. </w:t>
      </w:r>
    </w:p>
  </w:comment>
  <w:comment w:id="34" w:author="Beatrice Bock" w:date="2026-06-02T09:06:00Z" w:initials="BB">
    <w:p w14:paraId="6F331B9A" w14:textId="77777777" w:rsidR="00347251" w:rsidRDefault="00347251" w:rsidP="00347251">
      <w:pPr>
        <w:pStyle w:val="CommentText"/>
      </w:pPr>
      <w:r>
        <w:rPr>
          <w:rStyle w:val="CommentReference"/>
        </w:rPr>
        <w:annotationRef/>
      </w:r>
      <w:r>
        <w:t>Putting this here for me later: I need to update the README and documentation on this repo. Also, since changing methods, all new methods are in the repo folder within Endo_Review_Ollama</w:t>
      </w:r>
    </w:p>
  </w:comment>
  <w:comment w:id="35" w:author="Beatrice Bock" w:date="2026-06-04T13:06:00Z" w:initials="BB">
    <w:p w14:paraId="2F9765AA" w14:textId="77777777" w:rsidR="00F52713" w:rsidRDefault="00F52713" w:rsidP="00F52713">
      <w:pPr>
        <w:pStyle w:val="CommentText"/>
      </w:pPr>
      <w:r>
        <w:rPr>
          <w:rStyle w:val="CommentReference"/>
        </w:rPr>
        <w:annotationRef/>
      </w:r>
      <w:r>
        <w:t>Will add actual link once I upload to Zenodo, which I will do right before submitting in case I do any last minute additions to the code.</w:t>
      </w:r>
    </w:p>
  </w:comment>
  <w:comment w:id="39" w:author="Beatrice Bock" w:date="2026-05-20T07:44:00Z" w:initials="BB">
    <w:p w14:paraId="0793E1B2" w14:textId="77777777" w:rsidR="00F5597B" w:rsidRDefault="00F5597B" w:rsidP="00F5597B">
      <w:pPr>
        <w:pStyle w:val="CommentText"/>
      </w:pPr>
      <w:r>
        <w:rPr>
          <w:rStyle w:val="CommentReference"/>
        </w:rPr>
        <w:annotationRef/>
      </w:r>
      <w:r>
        <w:t>Too technical for New Phyt?</w:t>
      </w:r>
    </w:p>
  </w:comment>
  <w:comment w:id="40" w:author="Beatrice Bock" w:date="2026-05-20T08:33:00Z" w:initials="BB">
    <w:p w14:paraId="41678735" w14:textId="77777777" w:rsidR="00512A4F" w:rsidRDefault="00512A4F" w:rsidP="00512A4F">
      <w:pPr>
        <w:pStyle w:val="CommentText"/>
      </w:pPr>
      <w:r>
        <w:rPr>
          <w:rStyle w:val="CommentReference"/>
        </w:rPr>
        <w:annotationRef/>
      </w:r>
      <w:r>
        <w:t>I feel like it’s helpful in showing why we needed to do this review</w:t>
      </w:r>
    </w:p>
  </w:comment>
  <w:comment w:id="41" w:author="Catherine A Gehring" w:date="2026-05-26T08:32:00Z" w:initials="CAG">
    <w:p w14:paraId="03B4575E" w14:textId="77777777" w:rsidR="00E567F9" w:rsidRDefault="00E567F9" w:rsidP="00E567F9">
      <w:r>
        <w:rPr>
          <w:rStyle w:val="CommentReference"/>
        </w:rPr>
        <w:annotationRef/>
      </w:r>
      <w:r>
        <w:rPr>
          <w:sz w:val="20"/>
          <w:szCs w:val="20"/>
        </w:rPr>
        <w:t>I like it and understood the point and its importance on first read.</w:t>
      </w:r>
    </w:p>
  </w:comment>
  <w:comment w:id="42" w:author="Beatrice Bock" w:date="2026-06-05T09:27:00Z" w:initials="BB">
    <w:p w14:paraId="0E4B24F2" w14:textId="77777777" w:rsidR="003D33A5" w:rsidRDefault="003D33A5" w:rsidP="003D33A5">
      <w:pPr>
        <w:pStyle w:val="CommentText"/>
      </w:pPr>
      <w:r>
        <w:rPr>
          <w:rStyle w:val="CommentReference"/>
        </w:rPr>
        <w:annotationRef/>
      </w:r>
      <w:r>
        <w:t>This paragraph feels like it doesn’t below with this result. If anything, it seems like its from the methods?</w:t>
      </w:r>
    </w:p>
  </w:comment>
  <w:comment w:id="38" w:author="Beatrice Bock" w:date="2026-06-05T10:33:00Z" w:initials="BB">
    <w:p w14:paraId="463BD1A1" w14:textId="77777777" w:rsidR="00BC04AE" w:rsidRDefault="00BC04AE" w:rsidP="00BC04AE">
      <w:pPr>
        <w:pStyle w:val="CommentText"/>
      </w:pPr>
      <w:r>
        <w:rPr>
          <w:rStyle w:val="CommentReference"/>
        </w:rPr>
        <w:annotationRef/>
      </w:r>
      <w:r>
        <w:t>Do we like this results section? Feels a bit disjointed to me</w:t>
      </w:r>
    </w:p>
  </w:comment>
  <w:comment w:id="44" w:author="Beatrice Bock" w:date="2026-06-05T09:28:00Z" w:initials="BB">
    <w:p w14:paraId="07BCAC31" w14:textId="77777777" w:rsidR="0008511D" w:rsidRDefault="0008511D" w:rsidP="0008511D">
      <w:pPr>
        <w:pStyle w:val="CommentText"/>
      </w:pPr>
      <w:r>
        <w:rPr>
          <w:rStyle w:val="CommentReference"/>
        </w:rPr>
        <w:annotationRef/>
      </w:r>
      <w:r>
        <w:t>Confirmed it’s a majority then</w:t>
      </w:r>
    </w:p>
  </w:comment>
  <w:comment w:id="51" w:author="Beatrice Bock" w:date="2026-06-04T14:34:00Z" w:initials="BB">
    <w:p w14:paraId="6EDB7972" w14:textId="77777777" w:rsidR="007C20D4" w:rsidRDefault="007C20D4" w:rsidP="007C20D4">
      <w:pPr>
        <w:pStyle w:val="CommentText"/>
      </w:pPr>
      <w:r>
        <w:rPr>
          <w:rStyle w:val="CommentReference"/>
        </w:rPr>
        <w:annotationRef/>
      </w:r>
      <w:r>
        <w:t>Total papers with resolved plant host: 12527</w:t>
      </w:r>
    </w:p>
    <w:p w14:paraId="74CEFD80" w14:textId="77777777" w:rsidR="007C20D4" w:rsidRDefault="007C20D4" w:rsidP="007C20D4">
      <w:pPr>
        <w:pStyle w:val="CommentText"/>
      </w:pPr>
      <w:r>
        <w:t>Poaceae studies: 3059 (24.42%)</w:t>
      </w:r>
    </w:p>
    <w:p w14:paraId="43E017B4" w14:textId="77777777" w:rsidR="007C20D4" w:rsidRDefault="007C20D4" w:rsidP="007C20D4">
      <w:pPr>
        <w:pStyle w:val="CommentText"/>
      </w:pPr>
      <w:r>
        <w:t>Major crop family studies (Poaceae, Fabaceae, Solanaceae): 4582 (36.58%)</w:t>
      </w:r>
    </w:p>
    <w:p w14:paraId="0AE2A71F" w14:textId="77777777" w:rsidR="007C20D4" w:rsidRDefault="007C20D4" w:rsidP="007C20D4">
      <w:pPr>
        <w:pStyle w:val="CommentText"/>
      </w:pPr>
      <w:r>
        <w:t>Major crop/agricultural genera studies: 4861 (38.8%)</w:t>
      </w:r>
    </w:p>
  </w:comment>
  <w:comment w:id="52" w:author="Beatrice Bock" w:date="2026-06-04T14:34:00Z" w:initials="BB">
    <w:p w14:paraId="631EB3B5" w14:textId="77777777" w:rsidR="007B7F50" w:rsidRDefault="007B7F50" w:rsidP="007B7F50">
      <w:pPr>
        <w:pStyle w:val="CommentText"/>
      </w:pPr>
      <w:r>
        <w:rPr>
          <w:rStyle w:val="CommentReference"/>
        </w:rPr>
        <w:annotationRef/>
      </w:r>
      <w:r>
        <w:rPr>
          <w:color w:val="D4D4D4"/>
          <w:highlight w:val="black"/>
        </w:rPr>
        <w:t>MAJOR_CROP_GENERA &lt;- c(</w:t>
      </w:r>
    </w:p>
    <w:p w14:paraId="2BE121DD" w14:textId="77777777" w:rsidR="007B7F50" w:rsidRDefault="007B7F50" w:rsidP="007B7F50">
      <w:pPr>
        <w:pStyle w:val="CommentText"/>
      </w:pPr>
      <w:r>
        <w:rPr>
          <w:color w:val="D4D4D4"/>
          <w:highlight w:val="black"/>
        </w:rPr>
        <w:t xml:space="preserve">  </w:t>
      </w:r>
      <w:r>
        <w:rPr>
          <w:color w:val="CE9178"/>
          <w:highlight w:val="black"/>
        </w:rPr>
        <w:t>"Triticum"</w:t>
      </w:r>
      <w:r>
        <w:rPr>
          <w:color w:val="D4D4D4"/>
          <w:highlight w:val="black"/>
        </w:rPr>
        <w:t xml:space="preserve">, </w:t>
      </w:r>
      <w:r>
        <w:rPr>
          <w:color w:val="CE9178"/>
          <w:highlight w:val="black"/>
        </w:rPr>
        <w:t>"Zea"</w:t>
      </w:r>
      <w:r>
        <w:rPr>
          <w:color w:val="D4D4D4"/>
          <w:highlight w:val="black"/>
        </w:rPr>
        <w:t xml:space="preserve">, </w:t>
      </w:r>
      <w:r>
        <w:rPr>
          <w:color w:val="CE9178"/>
          <w:highlight w:val="black"/>
        </w:rPr>
        <w:t>"Oryza"</w:t>
      </w:r>
      <w:r>
        <w:rPr>
          <w:color w:val="D4D4D4"/>
          <w:highlight w:val="black"/>
        </w:rPr>
        <w:t xml:space="preserve">, </w:t>
      </w:r>
      <w:r>
        <w:rPr>
          <w:color w:val="CE9178"/>
          <w:highlight w:val="black"/>
        </w:rPr>
        <w:t>"Hordeum"</w:t>
      </w:r>
      <w:r>
        <w:rPr>
          <w:color w:val="D4D4D4"/>
          <w:highlight w:val="black"/>
        </w:rPr>
        <w:t xml:space="preserve">, </w:t>
      </w:r>
      <w:r>
        <w:rPr>
          <w:color w:val="CE9178"/>
          <w:highlight w:val="black"/>
        </w:rPr>
        <w:t>"Saccharum"</w:t>
      </w:r>
      <w:r>
        <w:rPr>
          <w:color w:val="D4D4D4"/>
          <w:highlight w:val="black"/>
        </w:rPr>
        <w:t xml:space="preserve">, </w:t>
      </w:r>
      <w:r>
        <w:rPr>
          <w:color w:val="CE9178"/>
          <w:highlight w:val="black"/>
        </w:rPr>
        <w:t>"Sorghum"</w:t>
      </w:r>
      <w:r>
        <w:rPr>
          <w:color w:val="D4D4D4"/>
          <w:highlight w:val="black"/>
        </w:rPr>
        <w:t xml:space="preserve">, </w:t>
      </w:r>
      <w:r>
        <w:rPr>
          <w:color w:val="CE9178"/>
          <w:highlight w:val="black"/>
        </w:rPr>
        <w:t>"Avena"</w:t>
      </w:r>
      <w:r>
        <w:rPr>
          <w:color w:val="D4D4D4"/>
          <w:highlight w:val="black"/>
        </w:rPr>
        <w:t xml:space="preserve">, </w:t>
      </w:r>
      <w:r>
        <w:rPr>
          <w:color w:val="CE9178"/>
          <w:highlight w:val="black"/>
        </w:rPr>
        <w:t>"Secale"</w:t>
      </w:r>
      <w:r>
        <w:rPr>
          <w:color w:val="D4D4D4"/>
          <w:highlight w:val="black"/>
        </w:rPr>
        <w:t xml:space="preserve">, </w:t>
      </w:r>
      <w:r>
        <w:rPr>
          <w:color w:val="6A9955"/>
          <w:highlight w:val="black"/>
        </w:rPr>
        <w:t># Poaceae staples</w:t>
      </w:r>
    </w:p>
    <w:p w14:paraId="76DCDF78" w14:textId="77777777" w:rsidR="007B7F50" w:rsidRDefault="007B7F50" w:rsidP="007B7F50">
      <w:pPr>
        <w:pStyle w:val="CommentText"/>
      </w:pPr>
      <w:r>
        <w:rPr>
          <w:color w:val="D4D4D4"/>
          <w:highlight w:val="black"/>
        </w:rPr>
        <w:t xml:space="preserve">  </w:t>
      </w:r>
      <w:r>
        <w:rPr>
          <w:color w:val="CE9178"/>
          <w:highlight w:val="black"/>
        </w:rPr>
        <w:t>"Glycine"</w:t>
      </w:r>
      <w:r>
        <w:rPr>
          <w:color w:val="D4D4D4"/>
          <w:highlight w:val="black"/>
        </w:rPr>
        <w:t xml:space="preserve">, </w:t>
      </w:r>
      <w:r>
        <w:rPr>
          <w:color w:val="CE9178"/>
          <w:highlight w:val="black"/>
        </w:rPr>
        <w:t>"Phaseolus"</w:t>
      </w:r>
      <w:r>
        <w:rPr>
          <w:color w:val="D4D4D4"/>
          <w:highlight w:val="black"/>
        </w:rPr>
        <w:t xml:space="preserve">, </w:t>
      </w:r>
      <w:r>
        <w:rPr>
          <w:color w:val="CE9178"/>
          <w:highlight w:val="black"/>
        </w:rPr>
        <w:t>"Arachis"</w:t>
      </w:r>
      <w:r>
        <w:rPr>
          <w:color w:val="D4D4D4"/>
          <w:highlight w:val="black"/>
        </w:rPr>
        <w:t xml:space="preserve">, </w:t>
      </w:r>
      <w:r>
        <w:rPr>
          <w:color w:val="CE9178"/>
          <w:highlight w:val="black"/>
        </w:rPr>
        <w:t>"Medicago"</w:t>
      </w:r>
      <w:r>
        <w:rPr>
          <w:color w:val="D4D4D4"/>
          <w:highlight w:val="black"/>
        </w:rPr>
        <w:t xml:space="preserve">, </w:t>
      </w:r>
      <w:r>
        <w:rPr>
          <w:color w:val="CE9178"/>
          <w:highlight w:val="black"/>
        </w:rPr>
        <w:t>"Trifolium"</w:t>
      </w:r>
      <w:r>
        <w:rPr>
          <w:color w:val="D4D4D4"/>
          <w:highlight w:val="black"/>
        </w:rPr>
        <w:t xml:space="preserve">, </w:t>
      </w:r>
      <w:r>
        <w:rPr>
          <w:color w:val="CE9178"/>
          <w:highlight w:val="black"/>
        </w:rPr>
        <w:t>"Vigna"</w:t>
      </w:r>
      <w:r>
        <w:rPr>
          <w:color w:val="D4D4D4"/>
          <w:highlight w:val="black"/>
        </w:rPr>
        <w:t xml:space="preserve">, </w:t>
      </w:r>
      <w:r>
        <w:rPr>
          <w:color w:val="CE9178"/>
          <w:highlight w:val="black"/>
        </w:rPr>
        <w:t>"Cicer"</w:t>
      </w:r>
      <w:r>
        <w:rPr>
          <w:color w:val="D4D4D4"/>
          <w:highlight w:val="black"/>
        </w:rPr>
        <w:t xml:space="preserve">, </w:t>
      </w:r>
      <w:r>
        <w:rPr>
          <w:color w:val="CE9178"/>
          <w:highlight w:val="black"/>
        </w:rPr>
        <w:t>"Lens"</w:t>
      </w:r>
      <w:r>
        <w:rPr>
          <w:color w:val="D4D4D4"/>
          <w:highlight w:val="black"/>
        </w:rPr>
        <w:t xml:space="preserve">, </w:t>
      </w:r>
      <w:r>
        <w:rPr>
          <w:color w:val="CE9178"/>
          <w:highlight w:val="black"/>
        </w:rPr>
        <w:t>"Pisum"</w:t>
      </w:r>
      <w:r>
        <w:rPr>
          <w:color w:val="D4D4D4"/>
          <w:highlight w:val="black"/>
        </w:rPr>
        <w:t xml:space="preserve">, </w:t>
      </w:r>
      <w:r>
        <w:rPr>
          <w:color w:val="6A9955"/>
          <w:highlight w:val="black"/>
        </w:rPr>
        <w:t># Fabaceae staples</w:t>
      </w:r>
    </w:p>
    <w:p w14:paraId="1275E3AD" w14:textId="77777777" w:rsidR="007B7F50" w:rsidRDefault="007B7F50" w:rsidP="007B7F50">
      <w:pPr>
        <w:pStyle w:val="CommentText"/>
      </w:pPr>
      <w:r>
        <w:rPr>
          <w:color w:val="D4D4D4"/>
          <w:highlight w:val="black"/>
        </w:rPr>
        <w:t xml:space="preserve">  </w:t>
      </w:r>
      <w:r>
        <w:rPr>
          <w:color w:val="CE9178"/>
          <w:highlight w:val="black"/>
        </w:rPr>
        <w:t>"Solanum"</w:t>
      </w:r>
      <w:r>
        <w:rPr>
          <w:color w:val="D4D4D4"/>
          <w:highlight w:val="black"/>
        </w:rPr>
        <w:t xml:space="preserve">, </w:t>
      </w:r>
      <w:r>
        <w:rPr>
          <w:color w:val="CE9178"/>
          <w:highlight w:val="black"/>
        </w:rPr>
        <w:t>"Nicotiana"</w:t>
      </w:r>
      <w:r>
        <w:rPr>
          <w:color w:val="D4D4D4"/>
          <w:highlight w:val="black"/>
        </w:rPr>
        <w:t xml:space="preserve">, </w:t>
      </w:r>
      <w:r>
        <w:rPr>
          <w:color w:val="CE9178"/>
          <w:highlight w:val="black"/>
        </w:rPr>
        <w:t>"Capsicum"</w:t>
      </w:r>
      <w:r>
        <w:rPr>
          <w:color w:val="D4D4D4"/>
          <w:highlight w:val="black"/>
        </w:rPr>
        <w:t xml:space="preserve">, </w:t>
      </w:r>
      <w:r>
        <w:rPr>
          <w:color w:val="6A9955"/>
          <w:highlight w:val="black"/>
        </w:rPr>
        <w:t># Solanaceae</w:t>
      </w:r>
    </w:p>
    <w:p w14:paraId="4FAC18AC" w14:textId="77777777" w:rsidR="007B7F50" w:rsidRDefault="007B7F50" w:rsidP="007B7F50">
      <w:pPr>
        <w:pStyle w:val="CommentText"/>
      </w:pPr>
      <w:r>
        <w:rPr>
          <w:color w:val="D4D4D4"/>
          <w:highlight w:val="black"/>
        </w:rPr>
        <w:t xml:space="preserve">  </w:t>
      </w:r>
      <w:r>
        <w:rPr>
          <w:color w:val="CE9178"/>
          <w:highlight w:val="black"/>
        </w:rPr>
        <w:t>"Vitis"</w:t>
      </w:r>
      <w:r>
        <w:rPr>
          <w:color w:val="D4D4D4"/>
          <w:highlight w:val="black"/>
        </w:rPr>
        <w:t xml:space="preserve">, </w:t>
      </w:r>
      <w:r>
        <w:rPr>
          <w:color w:val="CE9178"/>
          <w:highlight w:val="black"/>
        </w:rPr>
        <w:t>"Malus"</w:t>
      </w:r>
      <w:r>
        <w:rPr>
          <w:color w:val="D4D4D4"/>
          <w:highlight w:val="black"/>
        </w:rPr>
        <w:t xml:space="preserve">, </w:t>
      </w:r>
      <w:r>
        <w:rPr>
          <w:color w:val="CE9178"/>
          <w:highlight w:val="black"/>
        </w:rPr>
        <w:t>"Cucumis"</w:t>
      </w:r>
      <w:r>
        <w:rPr>
          <w:color w:val="D4D4D4"/>
          <w:highlight w:val="black"/>
        </w:rPr>
        <w:t xml:space="preserve">, </w:t>
      </w:r>
      <w:r>
        <w:rPr>
          <w:color w:val="CE9178"/>
          <w:highlight w:val="black"/>
        </w:rPr>
        <w:t>"Gossypium"</w:t>
      </w:r>
      <w:r>
        <w:rPr>
          <w:color w:val="D4D4D4"/>
          <w:highlight w:val="black"/>
        </w:rPr>
        <w:t xml:space="preserve">, </w:t>
      </w:r>
      <w:r>
        <w:rPr>
          <w:color w:val="CE9178"/>
          <w:highlight w:val="black"/>
        </w:rPr>
        <w:t>"Brassica"</w:t>
      </w:r>
      <w:r>
        <w:rPr>
          <w:color w:val="D4D4D4"/>
          <w:highlight w:val="black"/>
        </w:rPr>
        <w:t xml:space="preserve">, </w:t>
      </w:r>
      <w:r>
        <w:rPr>
          <w:color w:val="CE9178"/>
          <w:highlight w:val="black"/>
        </w:rPr>
        <w:t>"Allium"</w:t>
      </w:r>
      <w:r>
        <w:rPr>
          <w:color w:val="D4D4D4"/>
          <w:highlight w:val="black"/>
        </w:rPr>
        <w:t xml:space="preserve">, </w:t>
      </w:r>
      <w:r>
        <w:rPr>
          <w:color w:val="CE9178"/>
          <w:highlight w:val="black"/>
        </w:rPr>
        <w:t>"Citrus"</w:t>
      </w:r>
      <w:r>
        <w:rPr>
          <w:color w:val="D4D4D4"/>
          <w:highlight w:val="black"/>
        </w:rPr>
        <w:t xml:space="preserve">, </w:t>
      </w:r>
      <w:r>
        <w:rPr>
          <w:color w:val="CE9178"/>
          <w:highlight w:val="black"/>
        </w:rPr>
        <w:t>"Coffea"</w:t>
      </w:r>
      <w:r>
        <w:rPr>
          <w:color w:val="D4D4D4"/>
          <w:highlight w:val="black"/>
        </w:rPr>
        <w:t xml:space="preserve">, </w:t>
      </w:r>
      <w:r>
        <w:rPr>
          <w:color w:val="CE9178"/>
          <w:highlight w:val="black"/>
        </w:rPr>
        <w:t>"Musa"</w:t>
      </w:r>
      <w:r>
        <w:rPr>
          <w:color w:val="D4D4D4"/>
          <w:highlight w:val="black"/>
        </w:rPr>
        <w:t xml:space="preserve">, </w:t>
      </w:r>
    </w:p>
    <w:p w14:paraId="183B5A80" w14:textId="77777777" w:rsidR="007B7F50" w:rsidRDefault="007B7F50" w:rsidP="007B7F50">
      <w:pPr>
        <w:pStyle w:val="CommentText"/>
      </w:pPr>
      <w:r>
        <w:rPr>
          <w:color w:val="D4D4D4"/>
          <w:highlight w:val="black"/>
        </w:rPr>
        <w:t xml:space="preserve">  </w:t>
      </w:r>
      <w:r>
        <w:rPr>
          <w:color w:val="CE9178"/>
          <w:highlight w:val="black"/>
        </w:rPr>
        <w:t>"Daucus"</w:t>
      </w:r>
      <w:r>
        <w:rPr>
          <w:color w:val="D4D4D4"/>
          <w:highlight w:val="black"/>
        </w:rPr>
        <w:t xml:space="preserve">, </w:t>
      </w:r>
      <w:r>
        <w:rPr>
          <w:color w:val="CE9178"/>
          <w:highlight w:val="black"/>
        </w:rPr>
        <w:t>"Fragaria"</w:t>
      </w:r>
      <w:r>
        <w:rPr>
          <w:color w:val="D4D4D4"/>
          <w:highlight w:val="black"/>
        </w:rPr>
        <w:t xml:space="preserve">, </w:t>
      </w:r>
      <w:r>
        <w:rPr>
          <w:color w:val="CE9178"/>
          <w:highlight w:val="black"/>
        </w:rPr>
        <w:t>"Camellia"</w:t>
      </w:r>
      <w:r>
        <w:rPr>
          <w:color w:val="D4D4D4"/>
          <w:highlight w:val="black"/>
        </w:rPr>
        <w:t xml:space="preserve">, </w:t>
      </w:r>
      <w:r>
        <w:rPr>
          <w:color w:val="CE9178"/>
          <w:highlight w:val="black"/>
        </w:rPr>
        <w:t>"Lolium"</w:t>
      </w:r>
      <w:r>
        <w:rPr>
          <w:color w:val="D4D4D4"/>
          <w:highlight w:val="black"/>
        </w:rPr>
        <w:t xml:space="preserve">, </w:t>
      </w:r>
      <w:r>
        <w:rPr>
          <w:color w:val="CE9178"/>
          <w:highlight w:val="black"/>
        </w:rPr>
        <w:t>"Festuca"</w:t>
      </w:r>
      <w:r>
        <w:rPr>
          <w:color w:val="D4D4D4"/>
          <w:highlight w:val="black"/>
        </w:rPr>
        <w:t xml:space="preserve">, </w:t>
      </w:r>
      <w:r>
        <w:rPr>
          <w:color w:val="CE9178"/>
          <w:highlight w:val="black"/>
        </w:rPr>
        <w:t>"Beta"</w:t>
      </w:r>
      <w:r>
        <w:rPr>
          <w:color w:val="D4D4D4"/>
          <w:highlight w:val="black"/>
        </w:rPr>
        <w:t xml:space="preserve">, </w:t>
      </w:r>
      <w:r>
        <w:rPr>
          <w:color w:val="CE9178"/>
          <w:highlight w:val="black"/>
        </w:rPr>
        <w:t>"Ipomoea"</w:t>
      </w:r>
      <w:r>
        <w:rPr>
          <w:color w:val="D4D4D4"/>
          <w:highlight w:val="black"/>
        </w:rPr>
        <w:t xml:space="preserve">, </w:t>
      </w:r>
      <w:r>
        <w:rPr>
          <w:color w:val="CE9178"/>
          <w:highlight w:val="black"/>
        </w:rPr>
        <w:t>"Manihot"</w:t>
      </w:r>
      <w:r>
        <w:rPr>
          <w:color w:val="D4D4D4"/>
          <w:highlight w:val="black"/>
        </w:rPr>
        <w:t xml:space="preserve">, </w:t>
      </w:r>
    </w:p>
    <w:p w14:paraId="380B9613" w14:textId="77777777" w:rsidR="007B7F50" w:rsidRDefault="007B7F50" w:rsidP="007B7F50">
      <w:pPr>
        <w:pStyle w:val="CommentText"/>
      </w:pPr>
      <w:r>
        <w:rPr>
          <w:color w:val="D4D4D4"/>
          <w:highlight w:val="black"/>
        </w:rPr>
        <w:t xml:space="preserve">  </w:t>
      </w:r>
      <w:r>
        <w:rPr>
          <w:color w:val="CE9178"/>
          <w:highlight w:val="black"/>
        </w:rPr>
        <w:t>"Dioscorea"</w:t>
      </w:r>
      <w:r>
        <w:rPr>
          <w:color w:val="D4D4D4"/>
          <w:highlight w:val="black"/>
        </w:rPr>
        <w:t xml:space="preserve">, </w:t>
      </w:r>
      <w:r>
        <w:rPr>
          <w:color w:val="CE9178"/>
          <w:highlight w:val="black"/>
        </w:rPr>
        <w:t>"Colocasia"</w:t>
      </w:r>
      <w:r>
        <w:rPr>
          <w:color w:val="D4D4D4"/>
          <w:highlight w:val="black"/>
        </w:rPr>
        <w:t xml:space="preserve">, </w:t>
      </w:r>
      <w:r>
        <w:rPr>
          <w:color w:val="CE9178"/>
          <w:highlight w:val="black"/>
        </w:rPr>
        <w:t>"Sesamum"</w:t>
      </w:r>
      <w:r>
        <w:rPr>
          <w:color w:val="D4D4D4"/>
          <w:highlight w:val="black"/>
        </w:rPr>
        <w:t xml:space="preserve">, </w:t>
      </w:r>
      <w:r>
        <w:rPr>
          <w:color w:val="CE9178"/>
          <w:highlight w:val="black"/>
        </w:rPr>
        <w:t>"Linum"</w:t>
      </w:r>
      <w:r>
        <w:rPr>
          <w:color w:val="D4D4D4"/>
          <w:highlight w:val="black"/>
        </w:rPr>
        <w:t xml:space="preserve">, </w:t>
      </w:r>
      <w:r>
        <w:rPr>
          <w:color w:val="CE9178"/>
          <w:highlight w:val="black"/>
        </w:rPr>
        <w:t>"Carthamus"</w:t>
      </w:r>
      <w:r>
        <w:rPr>
          <w:color w:val="D4D4D4"/>
          <w:highlight w:val="black"/>
        </w:rPr>
        <w:t xml:space="preserve">, </w:t>
      </w:r>
      <w:r>
        <w:rPr>
          <w:color w:val="CE9178"/>
          <w:highlight w:val="black"/>
        </w:rPr>
        <w:t>"Elaeis"</w:t>
      </w:r>
      <w:r>
        <w:rPr>
          <w:color w:val="D4D4D4"/>
          <w:highlight w:val="black"/>
        </w:rPr>
        <w:t xml:space="preserve">, </w:t>
      </w:r>
      <w:r>
        <w:rPr>
          <w:color w:val="CE9178"/>
          <w:highlight w:val="black"/>
        </w:rPr>
        <w:t>"Cocos"</w:t>
      </w:r>
      <w:r>
        <w:rPr>
          <w:color w:val="D4D4D4"/>
          <w:highlight w:val="black"/>
        </w:rPr>
        <w:t xml:space="preserve">, </w:t>
      </w:r>
      <w:r>
        <w:rPr>
          <w:color w:val="CE9178"/>
          <w:highlight w:val="black"/>
        </w:rPr>
        <w:t>"Olea"</w:t>
      </w:r>
      <w:r>
        <w:rPr>
          <w:color w:val="D4D4D4"/>
          <w:highlight w:val="black"/>
        </w:rPr>
        <w:t xml:space="preserve">, </w:t>
      </w:r>
    </w:p>
    <w:p w14:paraId="2F892BDF" w14:textId="77777777" w:rsidR="007B7F50" w:rsidRDefault="007B7F50" w:rsidP="007B7F50">
      <w:pPr>
        <w:pStyle w:val="CommentText"/>
      </w:pPr>
      <w:r>
        <w:rPr>
          <w:color w:val="D4D4D4"/>
          <w:highlight w:val="black"/>
        </w:rPr>
        <w:t xml:space="preserve">  </w:t>
      </w:r>
      <w:r>
        <w:rPr>
          <w:color w:val="CE9178"/>
          <w:highlight w:val="black"/>
        </w:rPr>
        <w:t>"Prunus"</w:t>
      </w:r>
      <w:r>
        <w:rPr>
          <w:color w:val="D4D4D4"/>
          <w:highlight w:val="black"/>
        </w:rPr>
        <w:t xml:space="preserve">, </w:t>
      </w:r>
      <w:r>
        <w:rPr>
          <w:color w:val="CE9178"/>
          <w:highlight w:val="black"/>
        </w:rPr>
        <w:t>"Pyrus"</w:t>
      </w:r>
      <w:r>
        <w:rPr>
          <w:color w:val="D4D4D4"/>
          <w:highlight w:val="black"/>
        </w:rPr>
        <w:t xml:space="preserve">, </w:t>
      </w:r>
      <w:r>
        <w:rPr>
          <w:color w:val="CE9178"/>
          <w:highlight w:val="black"/>
        </w:rPr>
        <w:t>"Rubus"</w:t>
      </w:r>
      <w:r>
        <w:rPr>
          <w:color w:val="D4D4D4"/>
          <w:highlight w:val="black"/>
        </w:rPr>
        <w:t xml:space="preserve">, </w:t>
      </w:r>
      <w:r>
        <w:rPr>
          <w:color w:val="CE9178"/>
          <w:highlight w:val="black"/>
        </w:rPr>
        <w:t>"Vaccinium"</w:t>
      </w:r>
      <w:r>
        <w:rPr>
          <w:color w:val="D4D4D4"/>
          <w:highlight w:val="black"/>
        </w:rPr>
        <w:t xml:space="preserve">, </w:t>
      </w:r>
      <w:r>
        <w:rPr>
          <w:color w:val="CE9178"/>
          <w:highlight w:val="black"/>
        </w:rPr>
        <w:t>"Ribes"</w:t>
      </w:r>
      <w:r>
        <w:rPr>
          <w:color w:val="D4D4D4"/>
          <w:highlight w:val="black"/>
        </w:rPr>
        <w:t xml:space="preserve">, </w:t>
      </w:r>
      <w:r>
        <w:rPr>
          <w:color w:val="CE9178"/>
          <w:highlight w:val="black"/>
        </w:rPr>
        <w:t>"Actinidia"</w:t>
      </w:r>
      <w:r>
        <w:rPr>
          <w:color w:val="D4D4D4"/>
          <w:highlight w:val="black"/>
        </w:rPr>
        <w:t xml:space="preserve">, </w:t>
      </w:r>
      <w:r>
        <w:rPr>
          <w:color w:val="CE9178"/>
          <w:highlight w:val="black"/>
        </w:rPr>
        <w:t>"Ananas"</w:t>
      </w:r>
      <w:r>
        <w:rPr>
          <w:color w:val="D4D4D4"/>
          <w:highlight w:val="black"/>
        </w:rPr>
        <w:t xml:space="preserve">, </w:t>
      </w:r>
      <w:r>
        <w:rPr>
          <w:color w:val="CE9178"/>
          <w:highlight w:val="black"/>
        </w:rPr>
        <w:t>"Carica"</w:t>
      </w:r>
      <w:r>
        <w:rPr>
          <w:color w:val="D4D4D4"/>
          <w:highlight w:val="black"/>
        </w:rPr>
        <w:t xml:space="preserve">, </w:t>
      </w:r>
    </w:p>
    <w:p w14:paraId="3C64E31A" w14:textId="77777777" w:rsidR="007B7F50" w:rsidRDefault="007B7F50" w:rsidP="007B7F50">
      <w:pPr>
        <w:pStyle w:val="CommentText"/>
      </w:pPr>
      <w:r>
        <w:rPr>
          <w:color w:val="D4D4D4"/>
          <w:highlight w:val="black"/>
        </w:rPr>
        <w:t xml:space="preserve">  </w:t>
      </w:r>
      <w:r>
        <w:rPr>
          <w:color w:val="CE9178"/>
          <w:highlight w:val="black"/>
        </w:rPr>
        <w:t>"Mangifera"</w:t>
      </w:r>
      <w:r>
        <w:rPr>
          <w:color w:val="D4D4D4"/>
          <w:highlight w:val="black"/>
        </w:rPr>
        <w:t xml:space="preserve">, </w:t>
      </w:r>
      <w:r>
        <w:rPr>
          <w:color w:val="CE9178"/>
          <w:highlight w:val="black"/>
        </w:rPr>
        <w:t>"Persea"</w:t>
      </w:r>
      <w:r>
        <w:rPr>
          <w:color w:val="D4D4D4"/>
          <w:highlight w:val="black"/>
        </w:rPr>
        <w:t xml:space="preserve">, </w:t>
      </w:r>
      <w:r>
        <w:rPr>
          <w:color w:val="CE9178"/>
          <w:highlight w:val="black"/>
        </w:rPr>
        <w:t>"Ficus"</w:t>
      </w:r>
      <w:r>
        <w:rPr>
          <w:color w:val="D4D4D4"/>
          <w:highlight w:val="black"/>
        </w:rPr>
        <w:t xml:space="preserve">, </w:t>
      </w:r>
      <w:r>
        <w:rPr>
          <w:color w:val="CE9178"/>
          <w:highlight w:val="black"/>
        </w:rPr>
        <w:t>"Punica"</w:t>
      </w:r>
      <w:r>
        <w:rPr>
          <w:color w:val="D4D4D4"/>
          <w:highlight w:val="black"/>
        </w:rPr>
        <w:t xml:space="preserve">, </w:t>
      </w:r>
      <w:r>
        <w:rPr>
          <w:color w:val="CE9178"/>
          <w:highlight w:val="black"/>
        </w:rPr>
        <w:t>"Juglans"</w:t>
      </w:r>
      <w:r>
        <w:rPr>
          <w:color w:val="D4D4D4"/>
          <w:highlight w:val="black"/>
        </w:rPr>
        <w:t xml:space="preserve">, </w:t>
      </w:r>
      <w:r>
        <w:rPr>
          <w:color w:val="CE9178"/>
          <w:highlight w:val="black"/>
        </w:rPr>
        <w:t>"Carya"</w:t>
      </w:r>
      <w:r>
        <w:rPr>
          <w:color w:val="D4D4D4"/>
          <w:highlight w:val="black"/>
        </w:rPr>
        <w:t xml:space="preserve">, </w:t>
      </w:r>
      <w:r>
        <w:rPr>
          <w:color w:val="CE9178"/>
          <w:highlight w:val="black"/>
        </w:rPr>
        <w:t>"Pistacia"</w:t>
      </w:r>
      <w:r>
        <w:rPr>
          <w:color w:val="D4D4D4"/>
          <w:highlight w:val="black"/>
        </w:rPr>
        <w:t xml:space="preserve">, </w:t>
      </w:r>
      <w:r>
        <w:rPr>
          <w:color w:val="CE9178"/>
          <w:highlight w:val="black"/>
        </w:rPr>
        <w:t>"Corylus"</w:t>
      </w:r>
      <w:r>
        <w:rPr>
          <w:color w:val="D4D4D4"/>
          <w:highlight w:val="black"/>
        </w:rPr>
        <w:t xml:space="preserve">, </w:t>
      </w:r>
    </w:p>
    <w:p w14:paraId="0569352A" w14:textId="77777777" w:rsidR="007B7F50" w:rsidRDefault="007B7F50" w:rsidP="007B7F50">
      <w:pPr>
        <w:pStyle w:val="CommentText"/>
      </w:pPr>
      <w:r>
        <w:rPr>
          <w:color w:val="D4D4D4"/>
          <w:highlight w:val="black"/>
        </w:rPr>
        <w:t xml:space="preserve">  </w:t>
      </w:r>
      <w:r>
        <w:rPr>
          <w:color w:val="CE9178"/>
          <w:highlight w:val="black"/>
        </w:rPr>
        <w:t>"Castanea"</w:t>
      </w:r>
      <w:r>
        <w:rPr>
          <w:color w:val="D4D4D4"/>
          <w:highlight w:val="black"/>
        </w:rPr>
        <w:t xml:space="preserve">, </w:t>
      </w:r>
      <w:r>
        <w:rPr>
          <w:color w:val="CE9178"/>
          <w:highlight w:val="black"/>
        </w:rPr>
        <w:t>"Macadamia"</w:t>
      </w:r>
      <w:r>
        <w:rPr>
          <w:color w:val="D4D4D4"/>
          <w:highlight w:val="black"/>
        </w:rPr>
        <w:t xml:space="preserve">, </w:t>
      </w:r>
      <w:r>
        <w:rPr>
          <w:color w:val="CE9178"/>
          <w:highlight w:val="black"/>
        </w:rPr>
        <w:t>"Theobroma"</w:t>
      </w:r>
      <w:r>
        <w:rPr>
          <w:color w:val="D4D4D4"/>
          <w:highlight w:val="black"/>
        </w:rPr>
        <w:t xml:space="preserve">, </w:t>
      </w:r>
      <w:r>
        <w:rPr>
          <w:color w:val="CE9178"/>
          <w:highlight w:val="black"/>
        </w:rPr>
        <w:t>"Hevea"</w:t>
      </w:r>
    </w:p>
    <w:p w14:paraId="30294222" w14:textId="77777777" w:rsidR="007B7F50" w:rsidRDefault="007B7F50" w:rsidP="007B7F50">
      <w:pPr>
        <w:pStyle w:val="CommentText"/>
      </w:pPr>
      <w:r>
        <w:rPr>
          <w:color w:val="D4D4D4"/>
          <w:highlight w:val="black"/>
        </w:rPr>
        <w:t>)</w:t>
      </w:r>
    </w:p>
    <w:p w14:paraId="62BF851D" w14:textId="77777777" w:rsidR="007B7F50" w:rsidRDefault="007B7F50" w:rsidP="007B7F50">
      <w:pPr>
        <w:pStyle w:val="CommentText"/>
      </w:pPr>
    </w:p>
  </w:comment>
  <w:comment w:id="53" w:author="Beatrice Bock" w:date="2026-06-04T14:35:00Z" w:initials="BB">
    <w:p w14:paraId="07FB9EDC" w14:textId="77777777" w:rsidR="00970F1F" w:rsidRDefault="00970F1F" w:rsidP="00970F1F">
      <w:pPr>
        <w:pStyle w:val="CommentText"/>
      </w:pPr>
      <w:r>
        <w:rPr>
          <w:rStyle w:val="CommentReference"/>
        </w:rPr>
        <w:annotationRef/>
      </w:r>
      <w:r>
        <w:rPr>
          <w:color w:val="000000"/>
        </w:rPr>
        <w:t>genus</w:t>
      </w:r>
      <w:r>
        <w:rPr>
          <w:color w:val="000000"/>
        </w:rPr>
        <w:tab/>
        <w:t>family</w:t>
      </w:r>
      <w:r>
        <w:rPr>
          <w:color w:val="000000"/>
        </w:rPr>
        <w:tab/>
        <w:t>study_count</w:t>
      </w:r>
      <w:r>
        <w:rPr>
          <w:color w:val="000000"/>
        </w:rPr>
        <w:tab/>
        <w:t>percent_of_studies</w:t>
      </w:r>
      <w:r>
        <w:rPr>
          <w:color w:val="000000"/>
        </w:rPr>
        <w:tab/>
        <w:t>is_major_crop_genus</w:t>
      </w:r>
    </w:p>
    <w:p w14:paraId="5B0A203C" w14:textId="77777777" w:rsidR="00970F1F" w:rsidRDefault="00970F1F" w:rsidP="00970F1F">
      <w:pPr>
        <w:pStyle w:val="CommentText"/>
      </w:pPr>
      <w:r>
        <w:rPr>
          <w:color w:val="000000"/>
        </w:rPr>
        <w:t>Lolium</w:t>
      </w:r>
      <w:r>
        <w:rPr>
          <w:color w:val="000000"/>
        </w:rPr>
        <w:tab/>
        <w:t>Poaceae</w:t>
      </w:r>
      <w:r>
        <w:rPr>
          <w:color w:val="000000"/>
        </w:rPr>
        <w:tab/>
        <w:t>993</w:t>
      </w:r>
      <w:r>
        <w:rPr>
          <w:color w:val="000000"/>
        </w:rPr>
        <w:tab/>
        <w:t>7.926878</w:t>
      </w:r>
      <w:r>
        <w:rPr>
          <w:color w:val="000000"/>
        </w:rPr>
        <w:tab/>
        <w:t>TRUE</w:t>
      </w:r>
    </w:p>
    <w:p w14:paraId="2E837C80" w14:textId="77777777" w:rsidR="00970F1F" w:rsidRDefault="00970F1F" w:rsidP="00970F1F">
      <w:pPr>
        <w:pStyle w:val="CommentText"/>
      </w:pPr>
      <w:r>
        <w:rPr>
          <w:color w:val="000000"/>
        </w:rPr>
        <w:t>Solanum</w:t>
      </w:r>
      <w:r>
        <w:rPr>
          <w:color w:val="000000"/>
        </w:rPr>
        <w:tab/>
        <w:t>Solanaceae</w:t>
      </w:r>
      <w:r>
        <w:rPr>
          <w:color w:val="000000"/>
        </w:rPr>
        <w:tab/>
        <w:t>439</w:t>
      </w:r>
      <w:r>
        <w:rPr>
          <w:color w:val="000000"/>
        </w:rPr>
        <w:tab/>
        <w:t>3.50443</w:t>
      </w:r>
      <w:r>
        <w:rPr>
          <w:color w:val="000000"/>
        </w:rPr>
        <w:tab/>
        <w:t>TRUE</w:t>
      </w:r>
    </w:p>
    <w:p w14:paraId="054BF579" w14:textId="77777777" w:rsidR="00970F1F" w:rsidRDefault="00970F1F" w:rsidP="00970F1F">
      <w:pPr>
        <w:pStyle w:val="CommentText"/>
      </w:pPr>
      <w:r>
        <w:rPr>
          <w:color w:val="000000"/>
        </w:rPr>
        <w:t>Oryza</w:t>
      </w:r>
      <w:r>
        <w:rPr>
          <w:color w:val="000000"/>
        </w:rPr>
        <w:tab/>
        <w:t>Poaceae</w:t>
      </w:r>
      <w:r>
        <w:rPr>
          <w:color w:val="000000"/>
        </w:rPr>
        <w:tab/>
        <w:t>390</w:t>
      </w:r>
      <w:r>
        <w:rPr>
          <w:color w:val="000000"/>
        </w:rPr>
        <w:tab/>
        <w:t>3.113275</w:t>
      </w:r>
      <w:r>
        <w:rPr>
          <w:color w:val="000000"/>
        </w:rPr>
        <w:tab/>
        <w:t>TRUE</w:t>
      </w:r>
    </w:p>
    <w:p w14:paraId="4E14D48F" w14:textId="77777777" w:rsidR="00970F1F" w:rsidRDefault="00970F1F" w:rsidP="00970F1F">
      <w:pPr>
        <w:pStyle w:val="CommentText"/>
      </w:pPr>
      <w:r>
        <w:rPr>
          <w:color w:val="000000"/>
        </w:rPr>
        <w:t>Zea</w:t>
      </w:r>
      <w:r>
        <w:rPr>
          <w:color w:val="000000"/>
        </w:rPr>
        <w:tab/>
        <w:t>Poaceae</w:t>
      </w:r>
      <w:r>
        <w:rPr>
          <w:color w:val="000000"/>
        </w:rPr>
        <w:tab/>
        <w:t>357</w:t>
      </w:r>
      <w:r>
        <w:rPr>
          <w:color w:val="000000"/>
        </w:rPr>
        <w:tab/>
        <w:t>2.849844</w:t>
      </w:r>
      <w:r>
        <w:rPr>
          <w:color w:val="000000"/>
        </w:rPr>
        <w:tab/>
        <w:t>TRUE</w:t>
      </w:r>
    </w:p>
    <w:p w14:paraId="102B553C" w14:textId="77777777" w:rsidR="00970F1F" w:rsidRDefault="00970F1F" w:rsidP="00970F1F">
      <w:pPr>
        <w:pStyle w:val="CommentText"/>
      </w:pPr>
      <w:r>
        <w:rPr>
          <w:color w:val="000000"/>
        </w:rPr>
        <w:t>Triticum</w:t>
      </w:r>
      <w:r>
        <w:rPr>
          <w:color w:val="000000"/>
        </w:rPr>
        <w:tab/>
        <w:t>Poaceae</w:t>
      </w:r>
      <w:r>
        <w:rPr>
          <w:color w:val="000000"/>
        </w:rPr>
        <w:tab/>
        <w:t>329</w:t>
      </w:r>
      <w:r>
        <w:rPr>
          <w:color w:val="000000"/>
        </w:rPr>
        <w:tab/>
        <w:t>2.626327</w:t>
      </w:r>
      <w:r>
        <w:rPr>
          <w:color w:val="000000"/>
        </w:rPr>
        <w:tab/>
        <w:t>TRUE</w:t>
      </w:r>
    </w:p>
    <w:p w14:paraId="697185C2" w14:textId="77777777" w:rsidR="00970F1F" w:rsidRDefault="00970F1F" w:rsidP="00970F1F">
      <w:pPr>
        <w:pStyle w:val="CommentText"/>
      </w:pPr>
      <w:r>
        <w:rPr>
          <w:color w:val="000000"/>
        </w:rPr>
        <w:t>Pinus</w:t>
      </w:r>
      <w:r>
        <w:rPr>
          <w:color w:val="000000"/>
        </w:rPr>
        <w:tab/>
        <w:t>Pinaceae</w:t>
      </w:r>
      <w:r>
        <w:rPr>
          <w:color w:val="000000"/>
        </w:rPr>
        <w:tab/>
        <w:t>221</w:t>
      </w:r>
      <w:r>
        <w:rPr>
          <w:color w:val="000000"/>
        </w:rPr>
        <w:tab/>
        <w:t>1.764189</w:t>
      </w:r>
      <w:r>
        <w:rPr>
          <w:color w:val="000000"/>
        </w:rPr>
        <w:tab/>
        <w:t>FALSE</w:t>
      </w:r>
    </w:p>
    <w:p w14:paraId="4BBB520B" w14:textId="77777777" w:rsidR="00970F1F" w:rsidRDefault="00970F1F" w:rsidP="00970F1F">
      <w:pPr>
        <w:pStyle w:val="CommentText"/>
      </w:pPr>
      <w:r>
        <w:rPr>
          <w:color w:val="000000"/>
        </w:rPr>
        <w:t>Vitis</w:t>
      </w:r>
      <w:r>
        <w:rPr>
          <w:color w:val="000000"/>
        </w:rPr>
        <w:tab/>
        <w:t>Vitaceae</w:t>
      </w:r>
      <w:r>
        <w:rPr>
          <w:color w:val="000000"/>
        </w:rPr>
        <w:tab/>
        <w:t>194</w:t>
      </w:r>
      <w:r>
        <w:rPr>
          <w:color w:val="000000"/>
        </w:rPr>
        <w:tab/>
        <w:t>1.548655</w:t>
      </w:r>
      <w:r>
        <w:rPr>
          <w:color w:val="000000"/>
        </w:rPr>
        <w:tab/>
        <w:t>TRUE</w:t>
      </w:r>
    </w:p>
  </w:comment>
  <w:comment w:id="49" w:author="Beatrice Bock" w:date="2026-06-05T09:31:00Z" w:initials="BB">
    <w:p w14:paraId="001C49A7" w14:textId="77777777" w:rsidR="00011E26" w:rsidRDefault="00011E26" w:rsidP="00011E26">
      <w:pPr>
        <w:pStyle w:val="CommentText"/>
      </w:pPr>
      <w:r>
        <w:rPr>
          <w:rStyle w:val="CommentReference"/>
        </w:rPr>
        <w:annotationRef/>
      </w:r>
      <w:r>
        <w:t>Maybe add specific numbers here. Like: Poaceae makes up 24.4% of the plant hosts in the dataset, and when grouping major agricultural genera (</w:t>
      </w:r>
      <w:r>
        <w:rPr>
          <w:color w:val="D4D4D4"/>
          <w:highlight w:val="black"/>
        </w:rPr>
        <w:t xml:space="preserve"> </w:t>
      </w:r>
      <w:r>
        <w:rPr>
          <w:color w:val="CE9178"/>
          <w:highlight w:val="black"/>
        </w:rPr>
        <w:t>"Triticum"</w:t>
      </w:r>
      <w:r>
        <w:rPr>
          <w:color w:val="D4D4D4"/>
          <w:highlight w:val="black"/>
        </w:rPr>
        <w:t xml:space="preserve">, </w:t>
      </w:r>
      <w:r>
        <w:rPr>
          <w:color w:val="CE9178"/>
          <w:highlight w:val="black"/>
        </w:rPr>
        <w:t>"Zea"</w:t>
      </w:r>
      <w:r>
        <w:rPr>
          <w:color w:val="D4D4D4"/>
          <w:highlight w:val="black"/>
        </w:rPr>
        <w:t xml:space="preserve">, </w:t>
      </w:r>
      <w:r>
        <w:rPr>
          <w:color w:val="CE9178"/>
          <w:highlight w:val="black"/>
        </w:rPr>
        <w:t>"Oryza"</w:t>
      </w:r>
      <w:r>
        <w:rPr>
          <w:color w:val="D4D4D4"/>
          <w:highlight w:val="black"/>
        </w:rPr>
        <w:t xml:space="preserve">, </w:t>
      </w:r>
      <w:r>
        <w:rPr>
          <w:color w:val="CE9178"/>
          <w:highlight w:val="black"/>
        </w:rPr>
        <w:t>"Hordeum"</w:t>
      </w:r>
      <w:r>
        <w:rPr>
          <w:color w:val="D4D4D4"/>
          <w:highlight w:val="black"/>
        </w:rPr>
        <w:t xml:space="preserve">, </w:t>
      </w:r>
      <w:r>
        <w:rPr>
          <w:color w:val="CE9178"/>
          <w:highlight w:val="black"/>
        </w:rPr>
        <w:t>"Saccharum"</w:t>
      </w:r>
      <w:r>
        <w:rPr>
          <w:color w:val="D4D4D4"/>
          <w:highlight w:val="black"/>
        </w:rPr>
        <w:t xml:space="preserve">, </w:t>
      </w:r>
      <w:r>
        <w:rPr>
          <w:color w:val="CE9178"/>
          <w:highlight w:val="black"/>
        </w:rPr>
        <w:t>"Sorghum"</w:t>
      </w:r>
      <w:r>
        <w:rPr>
          <w:color w:val="D4D4D4"/>
          <w:highlight w:val="black"/>
        </w:rPr>
        <w:t xml:space="preserve">, </w:t>
      </w:r>
      <w:r>
        <w:rPr>
          <w:color w:val="CE9178"/>
          <w:highlight w:val="black"/>
        </w:rPr>
        <w:t>"Avena"</w:t>
      </w:r>
      <w:r>
        <w:rPr>
          <w:color w:val="D4D4D4"/>
          <w:highlight w:val="black"/>
        </w:rPr>
        <w:t xml:space="preserve">, </w:t>
      </w:r>
      <w:r>
        <w:rPr>
          <w:color w:val="CE9178"/>
          <w:highlight w:val="black"/>
        </w:rPr>
        <w:t>"Secale"</w:t>
      </w:r>
      <w:r>
        <w:rPr>
          <w:color w:val="D4D4D4"/>
          <w:highlight w:val="black"/>
        </w:rPr>
        <w:t>,</w:t>
      </w:r>
      <w:r>
        <w:t>)together, they make up 38.8% of the host plants in the dataset.</w:t>
      </w:r>
    </w:p>
  </w:comment>
  <w:comment w:id="50" w:author="Beatrice Bock" w:date="2026-06-05T09:31:00Z" w:initials="BB">
    <w:p w14:paraId="56A5B7FC" w14:textId="77777777" w:rsidR="00485234" w:rsidRDefault="00485234" w:rsidP="00485234">
      <w:pPr>
        <w:pStyle w:val="CommentText"/>
      </w:pPr>
      <w:r>
        <w:rPr>
          <w:rStyle w:val="CommentReference"/>
        </w:rPr>
        <w:annotationRef/>
      </w:r>
      <w:r>
        <w:t xml:space="preserve">Lolium alone makes up </w:t>
      </w:r>
      <w:r>
        <w:rPr>
          <w:color w:val="000000"/>
        </w:rPr>
        <w:t>7.92% of the hosts in the dataset.</w:t>
      </w:r>
    </w:p>
  </w:comment>
  <w:comment w:id="54" w:author="Beatrice Bock" w:date="2026-06-05T10:35:00Z" w:initials="BB">
    <w:p w14:paraId="7994E584" w14:textId="77777777" w:rsidR="002C618D" w:rsidRDefault="002C618D" w:rsidP="002C618D">
      <w:pPr>
        <w:pStyle w:val="CommentText"/>
      </w:pPr>
      <w:r>
        <w:rPr>
          <w:rStyle w:val="CommentReference"/>
        </w:rPr>
        <w:annotationRef/>
      </w:r>
      <w:r>
        <w:t>The list of these is pretty long, too long to put in parentheses. Okay?</w:t>
      </w:r>
    </w:p>
  </w:comment>
  <w:comment w:id="48" w:author="Beatrice Bock" w:date="2026-06-05T10:37:00Z" w:initials="BB">
    <w:p w14:paraId="28B73084" w14:textId="77777777" w:rsidR="00941FD7" w:rsidRDefault="00941FD7" w:rsidP="00941FD7">
      <w:pPr>
        <w:pStyle w:val="CommentText"/>
      </w:pPr>
      <w:r>
        <w:rPr>
          <w:rStyle w:val="CommentReference"/>
        </w:rPr>
        <w:annotationRef/>
      </w:r>
      <w:r>
        <w:t>This paragraph is a bit disjointed and repetitive</w:t>
      </w:r>
    </w:p>
  </w:comment>
  <w:comment w:id="55" w:author="Beatrice Bock" w:date="2026-06-05T09:39:00Z" w:initials="BB">
    <w:p w14:paraId="3073FEAA" w14:textId="77777777" w:rsidR="002D2DD7" w:rsidRDefault="002D2DD7" w:rsidP="002D2DD7">
      <w:pPr>
        <w:pStyle w:val="CommentText"/>
      </w:pPr>
      <w:r>
        <w:rPr>
          <w:rStyle w:val="CommentReference"/>
        </w:rPr>
        <w:annotationRef/>
      </w:r>
      <w:r>
        <w:t>I pulled up some exact numbers on this for us to reference: Here are the results out of the 10,909 papers that had a resolved fungal host:</w:t>
      </w:r>
    </w:p>
    <w:p w14:paraId="6CFD89C9" w14:textId="77777777" w:rsidR="002D2DD7" w:rsidRDefault="002D2DD7" w:rsidP="002D2DD7">
      <w:pPr>
        <w:pStyle w:val="CommentText"/>
      </w:pPr>
    </w:p>
    <w:p w14:paraId="559BCF8A" w14:textId="77777777" w:rsidR="002D2DD7" w:rsidRDefault="002D2DD7" w:rsidP="002D2DD7">
      <w:pPr>
        <w:pStyle w:val="CommentText"/>
      </w:pPr>
      <w:r>
        <w:t>Fusarium: 1,207 studies (11.06%)</w:t>
      </w:r>
    </w:p>
    <w:p w14:paraId="5575D426" w14:textId="77777777" w:rsidR="002D2DD7" w:rsidRDefault="002D2DD7" w:rsidP="002D2DD7">
      <w:pPr>
        <w:pStyle w:val="CommentText"/>
      </w:pPr>
      <w:r>
        <w:t>Aspergillus: 880 studies (8.07%)</w:t>
      </w:r>
    </w:p>
    <w:p w14:paraId="245888AD" w14:textId="77777777" w:rsidR="002D2DD7" w:rsidRDefault="002D2DD7" w:rsidP="002D2DD7">
      <w:pPr>
        <w:pStyle w:val="CommentText"/>
      </w:pPr>
      <w:r>
        <w:t>Epichloë: 845 studies (7.75%)</w:t>
      </w:r>
    </w:p>
    <w:p w14:paraId="73802AA3" w14:textId="77777777" w:rsidR="002D2DD7" w:rsidRDefault="002D2DD7" w:rsidP="002D2DD7">
      <w:pPr>
        <w:pStyle w:val="CommentText"/>
      </w:pPr>
      <w:r>
        <w:t>Alternaria: 526 studies (4.82%)</w:t>
      </w:r>
    </w:p>
    <w:p w14:paraId="16F0AE99" w14:textId="77777777" w:rsidR="002D2DD7" w:rsidRDefault="002D2DD7" w:rsidP="002D2DD7">
      <w:pPr>
        <w:pStyle w:val="CommentText"/>
      </w:pPr>
      <w:r>
        <w:t>Penicillium: 514 studies (4.71%)</w:t>
      </w:r>
    </w:p>
    <w:p w14:paraId="2A66CEF8" w14:textId="77777777" w:rsidR="002D2DD7" w:rsidRDefault="002D2DD7" w:rsidP="002D2DD7">
      <w:pPr>
        <w:pStyle w:val="CommentText"/>
      </w:pPr>
      <w:r>
        <w:t>Trichoderma: 486 studies (4.46%)</w:t>
      </w:r>
    </w:p>
    <w:p w14:paraId="451EBA17" w14:textId="77777777" w:rsidR="002D2DD7" w:rsidRDefault="002D2DD7" w:rsidP="002D2DD7">
      <w:pPr>
        <w:pStyle w:val="CommentText"/>
      </w:pPr>
      <w:r>
        <w:t>Colletotrichum: 437 studies (4.01%)</w:t>
      </w:r>
    </w:p>
    <w:p w14:paraId="54D68965" w14:textId="77777777" w:rsidR="002D2DD7" w:rsidRDefault="002D2DD7" w:rsidP="002D2DD7">
      <w:pPr>
        <w:pStyle w:val="CommentText"/>
      </w:pPr>
      <w:r>
        <w:t>It's pretty striking that roughly 27% of all endophyte studies with a resolved fungal host focus on just three genera (Fusarium, Aspergillus, and Epichloë).</w:t>
      </w:r>
    </w:p>
  </w:comment>
  <w:comment w:id="57" w:author="Beatrice Bock" w:date="2026-05-20T08:48:00Z" w:initials="BB">
    <w:p w14:paraId="3B76955E" w14:textId="77777777" w:rsidR="001D4DFD" w:rsidRDefault="001D4DFD" w:rsidP="006A7159">
      <w:pPr>
        <w:pStyle w:val="CommentText"/>
      </w:pPr>
      <w:r>
        <w:rPr>
          <w:rStyle w:val="CommentReference"/>
        </w:rPr>
        <w:annotationRef/>
      </w:r>
      <w:r>
        <w:t>I can make the font size larger on this plot</w:t>
      </w:r>
    </w:p>
  </w:comment>
  <w:comment w:id="58" w:author="Catherine A Gehring" w:date="2026-05-26T08:37:00Z" w:initials="CAG">
    <w:p w14:paraId="4F4D1795" w14:textId="77777777" w:rsidR="001D4DFD" w:rsidRDefault="001D4DFD" w:rsidP="00E567F9">
      <w:r>
        <w:rPr>
          <w:rStyle w:val="CommentReference"/>
        </w:rPr>
        <w:annotationRef/>
      </w:r>
      <w:r>
        <w:rPr>
          <w:sz w:val="20"/>
          <w:szCs w:val="20"/>
        </w:rPr>
        <w:t>A larger font size would be great!</w:t>
      </w:r>
    </w:p>
  </w:comment>
  <w:comment w:id="59" w:author="Nicholas Paul McKay" w:date="2026-05-27T10:30:00Z" w:initials="NPM">
    <w:p w14:paraId="5B8E8033" w14:textId="77777777" w:rsidR="001D4DFD" w:rsidRDefault="001D4DFD" w:rsidP="006A1F53">
      <w:r>
        <w:rPr>
          <w:rStyle w:val="CommentReference"/>
        </w:rPr>
        <w:annotationRef/>
      </w:r>
      <w:r>
        <w:rPr>
          <w:sz w:val="20"/>
          <w:szCs w:val="20"/>
        </w:rPr>
        <w:t>Agreed!</w:t>
      </w:r>
    </w:p>
  </w:comment>
  <w:comment w:id="60" w:author="Beatrice Bock" w:date="2026-06-01T09:49:00Z" w:initials="BB">
    <w:p w14:paraId="04D912E7" w14:textId="77777777" w:rsidR="001D4DFD" w:rsidRDefault="001D4DFD" w:rsidP="00EE7991">
      <w:pPr>
        <w:pStyle w:val="CommentText"/>
      </w:pPr>
      <w:r>
        <w:rPr>
          <w:rStyle w:val="CommentReference"/>
        </w:rPr>
        <w:annotationRef/>
      </w:r>
      <w:r>
        <w:t>Nancy says yes do this</w:t>
      </w:r>
    </w:p>
  </w:comment>
  <w:comment w:id="61" w:author="Beatrice Bock" w:date="2026-06-02T10:26:00Z" w:initials="BB">
    <w:p w14:paraId="16B6CA63" w14:textId="77777777" w:rsidR="001D4DFD" w:rsidRDefault="001D4DFD" w:rsidP="00D54BDF">
      <w:pPr>
        <w:pStyle w:val="CommentText"/>
      </w:pPr>
      <w:r>
        <w:rPr>
          <w:rStyle w:val="CommentReference"/>
        </w:rPr>
        <w:annotationRef/>
      </w:r>
      <w:r>
        <w:t>Do we like this version better? (Much larger font size)</w:t>
      </w:r>
    </w:p>
  </w:comment>
  <w:comment w:id="63" w:author="Nicholas Paul McKay" w:date="2026-05-27T10:31:00Z" w:initials="NPM">
    <w:p w14:paraId="0A5BABE9" w14:textId="77777777" w:rsidR="006A1F53" w:rsidRDefault="006A1F53" w:rsidP="006A1F53">
      <w:r>
        <w:rPr>
          <w:rStyle w:val="CommentReference"/>
        </w:rPr>
        <w:annotationRef/>
      </w:r>
      <w:r>
        <w:rPr>
          <w:sz w:val="20"/>
          <w:szCs w:val="20"/>
        </w:rPr>
        <w:t>There's a mismatch in rho between this and the caption of figure 4</w:t>
      </w:r>
    </w:p>
  </w:comment>
  <w:comment w:id="64" w:author="Beatrice Bock" w:date="2026-06-02T10:28:00Z" w:initials="BB">
    <w:p w14:paraId="22BE20FA" w14:textId="77777777" w:rsidR="00F66BE1" w:rsidRDefault="00F66BE1" w:rsidP="00F66BE1">
      <w:pPr>
        <w:pStyle w:val="CommentText"/>
      </w:pPr>
      <w:r>
        <w:rPr>
          <w:rStyle w:val="CommentReference"/>
        </w:rPr>
        <w:annotationRef/>
      </w:r>
      <w:r>
        <w:t>My bad. It’s 0.835 and I rounded the wrong way one time</w:t>
      </w:r>
    </w:p>
  </w:comment>
  <w:comment w:id="66" w:author="Beatrice Bock" w:date="2026-06-01T09:57:00Z" w:initials="BB">
    <w:p w14:paraId="6C649285" w14:textId="77777777" w:rsidR="001D4DFD" w:rsidRDefault="001D4DFD" w:rsidP="00A07834">
      <w:pPr>
        <w:pStyle w:val="CommentText"/>
      </w:pPr>
      <w:r>
        <w:rPr>
          <w:rStyle w:val="CommentReference"/>
        </w:rPr>
        <w:annotationRef/>
      </w:r>
      <w:r>
        <w:t xml:space="preserve">I think this is great but I would increase the font size wherever you can and potentially darken or bold the text to make it easier to see. </w:t>
      </w:r>
    </w:p>
  </w:comment>
  <w:comment w:id="69" w:author="Beatrice Bock" w:date="2026-05-20T08:51:00Z" w:initials="BB">
    <w:p w14:paraId="119E1F60" w14:textId="77777777" w:rsidR="00A2475B" w:rsidRDefault="00A2475B" w:rsidP="00A2475B">
      <w:pPr>
        <w:pStyle w:val="CommentText"/>
      </w:pPr>
      <w:r>
        <w:rPr>
          <w:rStyle w:val="CommentReference"/>
        </w:rPr>
        <w:annotationRef/>
      </w:r>
      <w:r>
        <w:t>Im going to include these lists as supoplementary csv files</w:t>
      </w:r>
    </w:p>
  </w:comment>
  <w:comment w:id="68" w:author="Beatrice Bock" w:date="2026-06-05T09:42:00Z" w:initials="BB">
    <w:p w14:paraId="199A45E1" w14:textId="77777777" w:rsidR="00D303F6" w:rsidRDefault="00D303F6" w:rsidP="00D303F6">
      <w:pPr>
        <w:pStyle w:val="CommentText"/>
      </w:pPr>
      <w:r>
        <w:rPr>
          <w:rStyle w:val="CommentReference"/>
        </w:rPr>
        <w:annotationRef/>
      </w:r>
      <w:r>
        <w:t>If we stick to the priority roadmap, maybe this is where we would talk about it</w:t>
      </w:r>
    </w:p>
  </w:comment>
  <w:comment w:id="71" w:author="Beatrice Bock" w:date="2026-06-05T09:44:00Z" w:initials="BB">
    <w:p w14:paraId="5EE82852" w14:textId="77777777" w:rsidR="00DD03E4" w:rsidRDefault="00DD03E4" w:rsidP="00DD03E4">
      <w:pPr>
        <w:pStyle w:val="CommentText"/>
      </w:pPr>
      <w:r>
        <w:rPr>
          <w:rStyle w:val="CommentReference"/>
        </w:rPr>
        <w:annotationRef/>
      </w:r>
      <w:r>
        <w:t>Is this part in the methods? Should these sentences be in the results?</w:t>
      </w:r>
    </w:p>
  </w:comment>
  <w:comment w:id="72" w:author="Nicholas Paul McKay" w:date="2026-05-27T10:35:00Z" w:initials="NPM">
    <w:p w14:paraId="2F8DECDA" w14:textId="77777777" w:rsidR="006A1F53" w:rsidRDefault="006A1F53" w:rsidP="006A1F53">
      <w:r>
        <w:rPr>
          <w:rStyle w:val="CommentReference"/>
        </w:rPr>
        <w:annotationRef/>
      </w:r>
      <w:r>
        <w:rPr>
          <w:sz w:val="20"/>
          <w:szCs w:val="20"/>
        </w:rPr>
        <w:t>The dual percentages "42.5% of interactions" vs. "50.9% of studies" are confusing without explanation. Add one sentence clarifying why these differ (a single study can document multiple interaction types) and which unit is more appropriate for assessing functional bias.</w:t>
      </w:r>
    </w:p>
  </w:comment>
  <w:comment w:id="75" w:author="Beatrice Bock" w:date="2026-06-05T09:48:00Z" w:initials="BB">
    <w:p w14:paraId="6094A143" w14:textId="77777777" w:rsidR="00685EA3" w:rsidRDefault="00685EA3" w:rsidP="00685EA3">
      <w:pPr>
        <w:pStyle w:val="CommentText"/>
      </w:pPr>
      <w:r>
        <w:rPr>
          <w:rStyle w:val="CommentReference"/>
        </w:rPr>
        <w:annotationRef/>
      </w:r>
      <w:r>
        <w:t>Double check I don’t use this word too much and similar words</w:t>
      </w:r>
    </w:p>
  </w:comment>
  <w:comment w:id="76" w:author="Beatrice Bock" w:date="2026-06-05T09:49:00Z" w:initials="BB">
    <w:p w14:paraId="7831736A" w14:textId="77777777" w:rsidR="009D3F13" w:rsidRDefault="009D3F13" w:rsidP="009D3F13">
      <w:pPr>
        <w:pStyle w:val="CommentText"/>
      </w:pPr>
      <w:r>
        <w:rPr>
          <w:rStyle w:val="CommentReference"/>
        </w:rPr>
        <w:annotationRef/>
      </w:r>
      <w:r>
        <w:t>Is this a defensible statement?</w:t>
      </w:r>
    </w:p>
  </w:comment>
  <w:comment w:id="77" w:author="Beatrice Bock" w:date="2026-06-05T10:46:00Z" w:initials="BB">
    <w:p w14:paraId="54984615" w14:textId="77777777" w:rsidR="00FD7CC1" w:rsidRDefault="00FD7CC1" w:rsidP="00FD7CC1">
      <w:pPr>
        <w:pStyle w:val="CommentText"/>
      </w:pPr>
      <w:r>
        <w:rPr>
          <w:rStyle w:val="CommentReference"/>
        </w:rPr>
        <w:annotationRef/>
      </w:r>
      <w:r>
        <w:t>Is this example well-placed?</w:t>
      </w:r>
    </w:p>
  </w:comment>
  <w:comment w:id="78" w:author="Beatrice Bock" w:date="2026-06-05T09:51:00Z" w:initials="BB">
    <w:p w14:paraId="45260DEB" w14:textId="77777777" w:rsidR="0041447C" w:rsidRDefault="0041447C" w:rsidP="0041447C">
      <w:pPr>
        <w:pStyle w:val="CommentText"/>
      </w:pPr>
      <w:r>
        <w:rPr>
          <w:rStyle w:val="CommentReference"/>
        </w:rPr>
        <w:annotationRef/>
      </w:r>
      <w:r>
        <w:t>Are the first three sections of the disucssion different enough?</w:t>
      </w:r>
    </w:p>
  </w:comment>
  <w:comment w:id="79" w:author="Beatrice Bock" w:date="2026-06-05T09:52:00Z" w:initials="BB">
    <w:p w14:paraId="1BADD649" w14:textId="77777777" w:rsidR="00FB3A5F" w:rsidRDefault="00FB3A5F" w:rsidP="00FB3A5F">
      <w:pPr>
        <w:pStyle w:val="CommentText"/>
      </w:pPr>
      <w:r>
        <w:rPr>
          <w:rStyle w:val="CommentReference"/>
        </w:rPr>
        <w:annotationRef/>
      </w:r>
      <w:r>
        <w:t>What if 35% of associations are just actually pathogenic?</w:t>
      </w:r>
    </w:p>
  </w:comment>
  <w:comment w:id="80" w:author="Beatrice Bock" w:date="2026-06-05T10:42:00Z" w:initials="BB">
    <w:p w14:paraId="7EC26C3D" w14:textId="77777777" w:rsidR="00EC6E37" w:rsidRDefault="00EC6E37" w:rsidP="00EC6E37">
      <w:pPr>
        <w:pStyle w:val="CommentText"/>
      </w:pPr>
      <w:r>
        <w:rPr>
          <w:rStyle w:val="CommentReference"/>
        </w:rPr>
        <w:annotationRef/>
      </w:r>
      <w:r>
        <w:t>I also want to make it clear that I think it’s possible for us to decide to expand the definition of endophyte to allow for these functional changes</w:t>
      </w:r>
    </w:p>
  </w:comment>
  <w:comment w:id="81" w:author="Beatrice Bock" w:date="2026-06-05T10:44:00Z" w:initials="BB">
    <w:p w14:paraId="5F37FC22" w14:textId="77777777" w:rsidR="00917D0B" w:rsidRDefault="00917D0B" w:rsidP="00917D0B">
      <w:pPr>
        <w:pStyle w:val="CommentText"/>
      </w:pPr>
      <w:r>
        <w:rPr>
          <w:rStyle w:val="CommentReference"/>
        </w:rPr>
        <w:annotationRef/>
      </w:r>
      <w:r>
        <w:t>Which I guess I do in the next paragraph?</w:t>
      </w:r>
    </w:p>
  </w:comment>
  <w:comment w:id="82" w:author="Beatrice Bock" w:date="2026-06-05T10:45:00Z" w:initials="BB">
    <w:p w14:paraId="501C4005" w14:textId="77777777" w:rsidR="00830D45" w:rsidRDefault="00830D45" w:rsidP="00830D45">
      <w:pPr>
        <w:pStyle w:val="CommentText"/>
      </w:pPr>
      <w:r>
        <w:rPr>
          <w:rStyle w:val="CommentReference"/>
        </w:rPr>
        <w:annotationRef/>
      </w:r>
      <w:r>
        <w:t>Does this sentence add much?</w:t>
      </w:r>
    </w:p>
  </w:comment>
  <w:comment w:id="84" w:author="Beatrice Bock" w:date="2026-06-05T09:57:00Z" w:initials="BB">
    <w:p w14:paraId="0D0D6A77" w14:textId="77777777" w:rsidR="005D5937" w:rsidRDefault="005D5937" w:rsidP="005D5937">
      <w:pPr>
        <w:pStyle w:val="CommentText"/>
      </w:pPr>
      <w:r>
        <w:rPr>
          <w:rStyle w:val="CommentReference"/>
        </w:rPr>
        <w:annotationRef/>
      </w:r>
      <w:r>
        <w:t>I feel like the flow could be better here, but I like the examples</w:t>
      </w:r>
    </w:p>
  </w:comment>
  <w:comment w:id="85" w:author="Beatrice Bock" w:date="2026-06-05T09:58:00Z" w:initials="BB">
    <w:p w14:paraId="6688546A" w14:textId="77777777" w:rsidR="001A5A46" w:rsidRDefault="001A5A46" w:rsidP="001A5A46">
      <w:pPr>
        <w:pStyle w:val="CommentText"/>
      </w:pPr>
      <w:r>
        <w:rPr>
          <w:rStyle w:val="CommentReference"/>
        </w:rPr>
        <w:annotationRef/>
      </w:r>
      <w:r>
        <w:t>This paragraph also feels a bit repetitive from previous sections in the discussion, minus the colombia example</w:t>
      </w:r>
    </w:p>
  </w:comment>
  <w:comment w:id="87" w:author="Nicholas Paul McKay" w:date="2026-05-27T10:47:00Z" w:initials="NPM">
    <w:p w14:paraId="1F177F18" w14:textId="77777777" w:rsidR="00D6727F" w:rsidRDefault="00D6727F" w:rsidP="00D6727F">
      <w:r>
        <w:rPr>
          <w:rStyle w:val="CommentReference"/>
        </w:rPr>
        <w:annotationRef/>
      </w:r>
      <w:r>
        <w:rPr>
          <w:sz w:val="20"/>
          <w:szCs w:val="20"/>
        </w:rPr>
        <w:t>This would be a great place to discuss the comparison of how well the abstract analysis performed in the context of the full text analysis where you had them</w:t>
      </w:r>
    </w:p>
  </w:comment>
  <w:comment w:id="88" w:author="Nicholas Paul McKay" w:date="2026-05-27T10:44:00Z" w:initials="NPM">
    <w:p w14:paraId="399ECFD1" w14:textId="77777777" w:rsidR="002F7A48" w:rsidRDefault="002F7A48" w:rsidP="002F7A48">
      <w:r>
        <w:rPr>
          <w:rStyle w:val="CommentReference"/>
        </w:rPr>
        <w:annotationRef/>
      </w:r>
      <w:r>
        <w:rPr>
          <w:sz w:val="20"/>
          <w:szCs w:val="20"/>
        </w:rPr>
        <w:t xml:space="preserve">This last sentence has a lot going for it, but is very long, with multiple clauses. Consider splitting and ending with the most compelling bit "Our analysis maps the boundaries of our default knowledge" </w:t>
      </w:r>
    </w:p>
  </w:comment>
  <w:comment w:id="89" w:author="Beatrice Bock" w:date="2026-06-05T10:00:00Z" w:initials="BB">
    <w:p w14:paraId="6776EC7E" w14:textId="77777777" w:rsidR="00365A96" w:rsidRDefault="00365A96" w:rsidP="00365A96">
      <w:pPr>
        <w:pStyle w:val="CommentText"/>
      </w:pPr>
      <w:r>
        <w:rPr>
          <w:rStyle w:val="CommentReference"/>
        </w:rPr>
        <w:annotationRef/>
      </w:r>
      <w:r>
        <w:t>Feels a bit out of place but I do like this paragraph.</w:t>
      </w:r>
    </w:p>
  </w:comment>
  <w:comment w:id="91" w:author="Nicholas Paul McKay" w:date="2026-05-27T10:46:00Z" w:initials="NPM">
    <w:p w14:paraId="4D668264" w14:textId="77777777" w:rsidR="00D6727F" w:rsidRDefault="00D6727F" w:rsidP="00D6727F">
      <w:r>
        <w:rPr>
          <w:rStyle w:val="CommentReference"/>
        </w:rPr>
        <w:annotationRef/>
      </w:r>
      <w:r>
        <w:rPr>
          <w:sz w:val="20"/>
          <w:szCs w:val="20"/>
        </w:rPr>
        <w:t>This section is important, but I'd like to see the paper end by closing the loop from the introduction. Consider adding a Conclusions section (3-5 sentences) that: (1) states explicitly what can and cannot be claimed about endophyte ubiquity given this evidence base, (2) characterizes what the literature actually represents, and (3) ends with the field-level implications.</w:t>
      </w:r>
    </w:p>
  </w:comment>
  <w:comment w:id="92" w:author="Beatrice Bock" w:date="2026-06-05T10:00:00Z" w:initials="BB">
    <w:p w14:paraId="088027C4" w14:textId="77777777" w:rsidR="00365A96" w:rsidRDefault="00365A96" w:rsidP="00365A96">
      <w:pPr>
        <w:pStyle w:val="CommentText"/>
      </w:pPr>
      <w:r>
        <w:rPr>
          <w:rStyle w:val="CommentReference"/>
        </w:rPr>
        <w:annotationRef/>
      </w:r>
      <w:r>
        <w:t>Okay so here is the roadmap</w:t>
      </w:r>
    </w:p>
  </w:comment>
  <w:comment w:id="93" w:author="Beatrice Bock" w:date="2026-06-05T10:01:00Z" w:initials="BB">
    <w:p w14:paraId="76E1A815" w14:textId="77777777" w:rsidR="00365A96" w:rsidRDefault="00365A96" w:rsidP="00365A96">
      <w:pPr>
        <w:pStyle w:val="CommentText"/>
      </w:pPr>
      <w:r>
        <w:rPr>
          <w:rStyle w:val="CommentReference"/>
        </w:rPr>
        <w:annotationRef/>
      </w:r>
      <w:r>
        <w:t>Maybe add examples in parentheses</w:t>
      </w:r>
    </w:p>
  </w:comment>
  <w:comment w:id="94" w:author="Beatrice Bock" w:date="2026-06-05T10:08:00Z" w:initials="BB">
    <w:p w14:paraId="62DEC2C2" w14:textId="77777777" w:rsidR="009D2AF3" w:rsidRDefault="009D2AF3" w:rsidP="009D2AF3">
      <w:pPr>
        <w:pStyle w:val="CommentText"/>
      </w:pPr>
      <w:r>
        <w:rPr>
          <w:rStyle w:val="CommentReference"/>
        </w:rPr>
        <w:annotationRef/>
      </w:r>
      <w:r>
        <w:t>In the conclusion, we need to expkicitly say what statement is supported, like how we do in the abstract/instroduction. I also think we could have a half-sentence that is more positive, calling this an opportunity or something</w:t>
      </w:r>
    </w:p>
  </w:comment>
  <w:comment w:id="95" w:author="Beatrice Bock" w:date="2026-06-05T10:49:00Z" w:initials="BB">
    <w:p w14:paraId="4614BFCA" w14:textId="77777777" w:rsidR="00440C52" w:rsidRDefault="00440C52" w:rsidP="00440C52">
      <w:pPr>
        <w:pStyle w:val="CommentText"/>
      </w:pPr>
      <w:r>
        <w:rPr>
          <w:rStyle w:val="CommentReference"/>
        </w:rPr>
        <w:annotationRef/>
      </w:r>
      <w:r>
        <w:t>Repetitive phrasing from the previous setnecne</w:t>
      </w:r>
    </w:p>
  </w:comment>
  <w:comment w:id="108" w:author="Beatrice Bock" w:date="2026-05-19T11:06:00Z" w:initials="BB">
    <w:p w14:paraId="24657CB9" w14:textId="1C21701D" w:rsidR="00526817" w:rsidRDefault="00526817" w:rsidP="00526817">
      <w:pPr>
        <w:pStyle w:val="CommentText"/>
      </w:pPr>
      <w:r>
        <w:rPr>
          <w:rStyle w:val="CommentReference"/>
        </w:rPr>
        <w:annotationRef/>
      </w:r>
      <w:r>
        <w:t>I use Zotero for my citatoins, so you can comment if you think anything is missing or needs editing, and I’ll fix it on my end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3F21C84" w15:done="0"/>
  <w15:commentEx w15:paraId="78E31EE2" w15:done="0"/>
  <w15:commentEx w15:paraId="315BCDAD" w15:done="1"/>
  <w15:commentEx w15:paraId="7F6EE799" w15:done="1"/>
  <w15:commentEx w15:paraId="514C9197" w15:done="1"/>
  <w15:commentEx w15:paraId="514C9197" w15:done="0"/>
  <w15:commentEx w15:paraId="79810C20" w15:done="0"/>
  <w15:commentEx w15:paraId="2F36404F" w15:done="0"/>
  <w15:commentEx w15:paraId="07E859B4" w15:done="0"/>
  <w15:commentEx w15:paraId="70F80B05" w15:done="0"/>
  <w15:commentEx w15:paraId="4B9EB2C3" w15:paraIdParent="70F80B05" w15:done="0"/>
  <w15:commentEx w15:paraId="597C4648" w15:done="1"/>
  <w15:commentEx w15:paraId="5D5A05F5" w15:paraIdParent="597C4648" w15:done="1"/>
  <w15:commentEx w15:paraId="642A2536" w15:paraIdParent="597C4648" w15:done="1"/>
  <w15:commentEx w15:paraId="007D3172" w15:done="1"/>
  <w15:commentEx w15:paraId="0750B676" w15:done="1"/>
  <w15:commentEx w15:paraId="5095A71A" w15:done="1"/>
  <w15:commentEx w15:paraId="2E67FD2D" w15:paraIdParent="5095A71A" w15:done="1"/>
  <w15:commentEx w15:paraId="58C87AC8" w15:done="0"/>
  <w15:commentEx w15:paraId="7DD4DD36" w15:done="0"/>
  <w15:commentEx w15:paraId="08F231F6" w15:done="1"/>
  <w15:commentEx w15:paraId="3503E5F0" w15:done="1"/>
  <w15:commentEx w15:paraId="2101EEF8" w15:done="1"/>
  <w15:commentEx w15:paraId="567DB27F" w15:paraIdParent="2101EEF8" w15:done="1"/>
  <w15:commentEx w15:paraId="6F331B9A" w15:paraIdParent="2101EEF8" w15:done="1"/>
  <w15:commentEx w15:paraId="2F9765AA" w15:done="0"/>
  <w15:commentEx w15:paraId="0793E1B2" w15:done="1"/>
  <w15:commentEx w15:paraId="41678735" w15:paraIdParent="0793E1B2" w15:done="1"/>
  <w15:commentEx w15:paraId="03B4575E" w15:paraIdParent="0793E1B2" w15:done="1"/>
  <w15:commentEx w15:paraId="0E4B24F2" w15:done="1"/>
  <w15:commentEx w15:paraId="463BD1A1" w15:done="0"/>
  <w15:commentEx w15:paraId="07BCAC31" w15:done="1"/>
  <w15:commentEx w15:paraId="0AE2A71F" w15:done="0"/>
  <w15:commentEx w15:paraId="62BF851D" w15:paraIdParent="0AE2A71F" w15:done="0"/>
  <w15:commentEx w15:paraId="4BBB520B" w15:paraIdParent="0AE2A71F" w15:done="0"/>
  <w15:commentEx w15:paraId="001C49A7" w15:done="1"/>
  <w15:commentEx w15:paraId="56A5B7FC" w15:paraIdParent="001C49A7" w15:done="1"/>
  <w15:commentEx w15:paraId="7994E584" w15:done="0"/>
  <w15:commentEx w15:paraId="28B73084" w15:done="0"/>
  <w15:commentEx w15:paraId="54D68965" w15:done="1"/>
  <w15:commentEx w15:paraId="3B76955E" w15:done="1"/>
  <w15:commentEx w15:paraId="4F4D1795" w15:paraIdParent="3B76955E" w15:done="1"/>
  <w15:commentEx w15:paraId="5B8E8033" w15:paraIdParent="3B76955E" w15:done="1"/>
  <w15:commentEx w15:paraId="04D912E7" w15:paraIdParent="3B76955E" w15:done="1"/>
  <w15:commentEx w15:paraId="16B6CA63" w15:paraIdParent="3B76955E" w15:done="1"/>
  <w15:commentEx w15:paraId="0A5BABE9" w15:done="1"/>
  <w15:commentEx w15:paraId="22BE20FA" w15:paraIdParent="0A5BABE9" w15:done="1"/>
  <w15:commentEx w15:paraId="6C649285" w15:done="1"/>
  <w15:commentEx w15:paraId="119E1F60" w15:done="1"/>
  <w15:commentEx w15:paraId="199A45E1" w15:done="1"/>
  <w15:commentEx w15:paraId="5EE82852" w15:done="1"/>
  <w15:commentEx w15:paraId="2F8DECDA" w15:done="1"/>
  <w15:commentEx w15:paraId="6094A143" w15:done="1"/>
  <w15:commentEx w15:paraId="7831736A" w15:done="1"/>
  <w15:commentEx w15:paraId="54984615" w15:done="0"/>
  <w15:commentEx w15:paraId="45260DEB" w15:done="0"/>
  <w15:commentEx w15:paraId="1BADD649" w15:done="1"/>
  <w15:commentEx w15:paraId="7EC26C3D" w15:done="0"/>
  <w15:commentEx w15:paraId="5F37FC22" w15:paraIdParent="7EC26C3D" w15:done="0"/>
  <w15:commentEx w15:paraId="501C4005" w15:done="0"/>
  <w15:commentEx w15:paraId="0D0D6A77" w15:done="0"/>
  <w15:commentEx w15:paraId="6688546A" w15:done="0"/>
  <w15:commentEx w15:paraId="1F177F18" w15:done="1"/>
  <w15:commentEx w15:paraId="399ECFD1" w15:done="1"/>
  <w15:commentEx w15:paraId="6776EC7E" w15:paraIdParent="399ECFD1" w15:done="1"/>
  <w15:commentEx w15:paraId="4D668264" w15:done="0"/>
  <w15:commentEx w15:paraId="088027C4" w15:done="0"/>
  <w15:commentEx w15:paraId="76E1A815" w15:done="0"/>
  <w15:commentEx w15:paraId="62DEC2C2" w15:done="1"/>
  <w15:commentEx w15:paraId="4614BFCA" w15:done="0"/>
  <w15:commentEx w15:paraId="24657CB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3BC6B15" w16cex:dateUtc="2026-06-04T20:46:00Z"/>
  <w16cex:commentExtensible w16cex:durableId="03BA463B" w16cex:dateUtc="2026-06-05T17:22:00Z"/>
  <w16cex:commentExtensible w16cex:durableId="48F25A75" w16cex:dateUtc="2026-06-04T21:21:00Z"/>
  <w16cex:commentExtensible w16cex:durableId="440685D6" w16cex:dateUtc="2026-05-27T16:59:00Z">
    <w16cex:extLst>
      <w16:ext w16:uri="{CE6994B0-6A32-4C9F-8C6B-6E91EDA988CE}">
        <cr:reactions xmlns:cr="http://schemas.microsoft.com/office/comments/2020/reactions">
          <cr:reaction reactionType="1">
            <cr:reactionInfo dateUtc="2026-06-02T15:33:21Z">
              <cr:user userId="Beatrice Bock" userProvider="None" userName="Beatrice Bock"/>
            </cr:reactionInfo>
          </cr:reaction>
        </cr:reactions>
      </w16:ext>
    </w16cex:extLst>
  </w16cex:commentExtensible>
  <w16cex:commentExtensible w16cex:durableId="4E2628C9" w16cex:dateUtc="2026-06-04T21:24:00Z"/>
  <w16cex:commentExtensible w16cex:durableId="12158E75" w16cex:dateUtc="2026-06-05T17:24:00Z"/>
  <w16cex:commentExtensible w16cex:durableId="22342FE7" w16cex:dateUtc="2026-06-04T21:30:00Z"/>
  <w16cex:commentExtensible w16cex:durableId="405E5579" w16cex:dateUtc="2026-06-04T21:32:00Z"/>
  <w16cex:commentExtensible w16cex:durableId="7E5CDB5D" w16cex:dateUtc="2026-06-05T17:26:00Z"/>
  <w16cex:commentExtensible w16cex:durableId="0667F86D" w16cex:dateUtc="2026-05-27T17:15:00Z"/>
  <w16cex:commentExtensible w16cex:durableId="1F3E5FF0" w16cex:dateUtc="2026-06-02T16:03:00Z"/>
  <w16cex:commentExtensible w16cex:durableId="0CF21661" w16cex:dateUtc="2026-05-26T15:05:00Z"/>
  <w16cex:commentExtensible w16cex:durableId="009AC57A" w16cex:dateUtc="2026-05-27T17:12:00Z"/>
  <w16cex:commentExtensible w16cex:durableId="5243E4BD" w16cex:dateUtc="2026-06-02T15:50:00Z"/>
  <w16cex:commentExtensible w16cex:durableId="63DC7D44" w16cex:dateUtc="2026-06-05T16:13:00Z"/>
  <w16cex:commentExtensible w16cex:durableId="160686CD" w16cex:dateUtc="2026-06-01T16:52:00Z"/>
  <w16cex:commentExtensible w16cex:durableId="4057F32D" w16cex:dateUtc="2026-05-27T17:13:00Z"/>
  <w16cex:commentExtensible w16cex:durableId="0393E314" w16cex:dateUtc="2026-06-02T15:51:00Z"/>
  <w16cex:commentExtensible w16cex:durableId="5791EF9D" w16cex:dateUtc="2026-06-05T16:24:00Z"/>
  <w16cex:commentExtensible w16cex:durableId="5DAD6E6D" w16cex:dateUtc="2026-06-05T17:39:00Z"/>
  <w16cex:commentExtensible w16cex:durableId="54937CCA" w16cex:dateUtc="2026-05-26T15:08:00Z"/>
  <w16cex:commentExtensible w16cex:durableId="1F4CFA41" w16cex:dateUtc="2026-05-27T17:17:00Z"/>
  <w16cex:commentExtensible w16cex:durableId="1493637A" w16cex:dateUtc="2026-05-27T17:19:00Z"/>
  <w16cex:commentExtensible w16cex:durableId="63D57A61" w16cex:dateUtc="2026-06-02T16:05:00Z"/>
  <w16cex:commentExtensible w16cex:durableId="01B0FA18" w16cex:dateUtc="2026-06-02T16:06:00Z"/>
  <w16cex:commentExtensible w16cex:durableId="32088E29" w16cex:dateUtc="2026-06-04T20:06:00Z"/>
  <w16cex:commentExtensible w16cex:durableId="3E7B11BB" w16cex:dateUtc="2026-05-20T14:44:00Z"/>
  <w16cex:commentExtensible w16cex:durableId="7C956EBF" w16cex:dateUtc="2026-05-20T15:33:00Z"/>
  <w16cex:commentExtensible w16cex:durableId="55DB9CCE" w16cex:dateUtc="2026-05-26T15:32:00Z"/>
  <w16cex:commentExtensible w16cex:durableId="3C3DC271" w16cex:dateUtc="2026-06-05T16:27:00Z"/>
  <w16cex:commentExtensible w16cex:durableId="623D172C" w16cex:dateUtc="2026-06-05T17:33:00Z"/>
  <w16cex:commentExtensible w16cex:durableId="7F7B9A48" w16cex:dateUtc="2026-06-05T16:28:00Z"/>
  <w16cex:commentExtensible w16cex:durableId="47C353C3" w16cex:dateUtc="2026-06-04T21:34:00Z"/>
  <w16cex:commentExtensible w16cex:durableId="4F4321C1" w16cex:dateUtc="2026-06-04T21:34:00Z"/>
  <w16cex:commentExtensible w16cex:durableId="625E237C" w16cex:dateUtc="2026-06-04T21:35:00Z"/>
  <w16cex:commentExtensible w16cex:durableId="7BBD1574" w16cex:dateUtc="2026-06-05T16:31:00Z"/>
  <w16cex:commentExtensible w16cex:durableId="75E7C5A6" w16cex:dateUtc="2026-06-05T16:31:00Z"/>
  <w16cex:commentExtensible w16cex:durableId="7A55C081" w16cex:dateUtc="2026-06-05T17:35:00Z"/>
  <w16cex:commentExtensible w16cex:durableId="64C6F2E0" w16cex:dateUtc="2026-06-05T17:37:00Z"/>
  <w16cex:commentExtensible w16cex:durableId="20125CE0" w16cex:dateUtc="2026-06-05T16:39:00Z"/>
  <w16cex:commentExtensible w16cex:durableId="1A6B76A8" w16cex:dateUtc="2026-05-20T15:48:00Z"/>
  <w16cex:commentExtensible w16cex:durableId="5D32B4E5" w16cex:dateUtc="2026-05-26T15:37:00Z"/>
  <w16cex:commentExtensible w16cex:durableId="04C800C3" w16cex:dateUtc="2026-05-27T17:30:00Z"/>
  <w16cex:commentExtensible w16cex:durableId="5C2FDE44" w16cex:dateUtc="2026-06-01T16:49:00Z"/>
  <w16cex:commentExtensible w16cex:durableId="28DF10A1" w16cex:dateUtc="2026-06-02T17:26:00Z"/>
  <w16cex:commentExtensible w16cex:durableId="5CBA66B6" w16cex:dateUtc="2026-05-27T17:31:00Z"/>
  <w16cex:commentExtensible w16cex:durableId="001A930F" w16cex:dateUtc="2026-06-02T17:28:00Z"/>
  <w16cex:commentExtensible w16cex:durableId="608E8313" w16cex:dateUtc="2026-06-01T16:57:00Z"/>
  <w16cex:commentExtensible w16cex:durableId="5E2EAFB8" w16cex:dateUtc="2026-05-20T15:51:00Z"/>
  <w16cex:commentExtensible w16cex:durableId="1F53F3AE" w16cex:dateUtc="2026-06-05T16:42:00Z"/>
  <w16cex:commentExtensible w16cex:durableId="4648F54F" w16cex:dateUtc="2026-06-05T16:44:00Z"/>
  <w16cex:commentExtensible w16cex:durableId="7F6D84B0" w16cex:dateUtc="2026-05-27T17:35:00Z">
    <w16cex:extLst>
      <w16:ext w16:uri="{CE6994B0-6A32-4C9F-8C6B-6E91EDA988CE}">
        <cr:reactions xmlns:cr="http://schemas.microsoft.com/office/comments/2020/reactions">
          <cr:reaction reactionType="1">
            <cr:reactionInfo dateUtc="2026-06-02T20:10:13Z">
              <cr:user userId="Beatrice Bock" userProvider="None" userName="Beatrice Bock"/>
            </cr:reactionInfo>
          </cr:reaction>
        </cr:reactions>
      </w16:ext>
    </w16cex:extLst>
  </w16cex:commentExtensible>
  <w16cex:commentExtensible w16cex:durableId="5E5A692B" w16cex:dateUtc="2026-06-05T16:48:00Z"/>
  <w16cex:commentExtensible w16cex:durableId="2C8A9E16" w16cex:dateUtc="2026-06-05T16:49:00Z"/>
  <w16cex:commentExtensible w16cex:durableId="7AA66AAB" w16cex:dateUtc="2026-06-05T17:46:00Z"/>
  <w16cex:commentExtensible w16cex:durableId="70214026" w16cex:dateUtc="2026-06-05T16:51:00Z"/>
  <w16cex:commentExtensible w16cex:durableId="0EF893A1" w16cex:dateUtc="2026-06-05T16:52:00Z"/>
  <w16cex:commentExtensible w16cex:durableId="4649E36E" w16cex:dateUtc="2026-06-05T17:42:00Z"/>
  <w16cex:commentExtensible w16cex:durableId="7A0890D5" w16cex:dateUtc="2026-06-05T17:44:00Z"/>
  <w16cex:commentExtensible w16cex:durableId="10C57FCF" w16cex:dateUtc="2026-06-05T17:45:00Z"/>
  <w16cex:commentExtensible w16cex:durableId="01D989FB" w16cex:dateUtc="2026-06-05T16:57:00Z"/>
  <w16cex:commentExtensible w16cex:durableId="7572A224" w16cex:dateUtc="2026-06-05T16:58:00Z"/>
  <w16cex:commentExtensible w16cex:durableId="63EDA3BF" w16cex:dateUtc="2026-05-27T17:47:00Z"/>
  <w16cex:commentExtensible w16cex:durableId="7AC10B43" w16cex:dateUtc="2026-05-27T17:44:00Z"/>
  <w16cex:commentExtensible w16cex:durableId="74952B66" w16cex:dateUtc="2026-06-05T17:00:00Z"/>
  <w16cex:commentExtensible w16cex:durableId="21E972B9" w16cex:dateUtc="2026-05-27T17:46:00Z"/>
  <w16cex:commentExtensible w16cex:durableId="590BCF7A" w16cex:dateUtc="2026-06-05T17:00:00Z"/>
  <w16cex:commentExtensible w16cex:durableId="3D268C55" w16cex:dateUtc="2026-06-05T17:01:00Z"/>
  <w16cex:commentExtensible w16cex:durableId="7198C89A" w16cex:dateUtc="2026-06-05T17:08:00Z"/>
  <w16cex:commentExtensible w16cex:durableId="23E82B6A" w16cex:dateUtc="2026-06-05T17:49:00Z"/>
  <w16cex:commentExtensible w16cex:durableId="455E5E7B" w16cex:dateUtc="2026-05-19T18:0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3F21C84" w16cid:durableId="23BC6B15"/>
  <w16cid:commentId w16cid:paraId="78E31EE2" w16cid:durableId="03BA463B"/>
  <w16cid:commentId w16cid:paraId="315BCDAD" w16cid:durableId="48F25A75"/>
  <w16cid:commentId w16cid:paraId="7F6EE799" w16cid:durableId="440685D6"/>
  <w16cid:commentId w16cid:paraId="514C9197" w16cid:durableId="4E2628C9"/>
  <w16cid:commentId w16cid:paraId="514C9197" w16cid:durableId="12158E75"/>
  <w16cid:commentId w16cid:paraId="79810C20" w16cid:durableId="22342FE7"/>
  <w16cid:commentId w16cid:paraId="2F36404F" w16cid:durableId="405E5579"/>
  <w16cid:commentId w16cid:paraId="07E859B4" w16cid:durableId="7E5CDB5D"/>
  <w16cid:commentId w16cid:paraId="70F80B05" w16cid:durableId="0667F86D"/>
  <w16cid:commentId w16cid:paraId="4B9EB2C3" w16cid:durableId="1F3E5FF0"/>
  <w16cid:commentId w16cid:paraId="597C4648" w16cid:durableId="0CF21661"/>
  <w16cid:commentId w16cid:paraId="5D5A05F5" w16cid:durableId="009AC57A"/>
  <w16cid:commentId w16cid:paraId="642A2536" w16cid:durableId="5243E4BD"/>
  <w16cid:commentId w16cid:paraId="007D3172" w16cid:durableId="63DC7D44"/>
  <w16cid:commentId w16cid:paraId="0750B676" w16cid:durableId="160686CD"/>
  <w16cid:commentId w16cid:paraId="5095A71A" w16cid:durableId="4057F32D"/>
  <w16cid:commentId w16cid:paraId="2E67FD2D" w16cid:durableId="0393E314"/>
  <w16cid:commentId w16cid:paraId="58C87AC8" w16cid:durableId="5791EF9D"/>
  <w16cid:commentId w16cid:paraId="7DD4DD36" w16cid:durableId="5DAD6E6D"/>
  <w16cid:commentId w16cid:paraId="08F231F6" w16cid:durableId="54937CCA"/>
  <w16cid:commentId w16cid:paraId="3503E5F0" w16cid:durableId="1F4CFA41"/>
  <w16cid:commentId w16cid:paraId="2101EEF8" w16cid:durableId="1493637A"/>
  <w16cid:commentId w16cid:paraId="567DB27F" w16cid:durableId="63D57A61"/>
  <w16cid:commentId w16cid:paraId="6F331B9A" w16cid:durableId="01B0FA18"/>
  <w16cid:commentId w16cid:paraId="2F9765AA" w16cid:durableId="32088E29"/>
  <w16cid:commentId w16cid:paraId="0793E1B2" w16cid:durableId="3E7B11BB"/>
  <w16cid:commentId w16cid:paraId="41678735" w16cid:durableId="7C956EBF"/>
  <w16cid:commentId w16cid:paraId="03B4575E" w16cid:durableId="55DB9CCE"/>
  <w16cid:commentId w16cid:paraId="0E4B24F2" w16cid:durableId="3C3DC271"/>
  <w16cid:commentId w16cid:paraId="463BD1A1" w16cid:durableId="623D172C"/>
  <w16cid:commentId w16cid:paraId="07BCAC31" w16cid:durableId="7F7B9A48"/>
  <w16cid:commentId w16cid:paraId="0AE2A71F" w16cid:durableId="47C353C3"/>
  <w16cid:commentId w16cid:paraId="62BF851D" w16cid:durableId="4F4321C1"/>
  <w16cid:commentId w16cid:paraId="4BBB520B" w16cid:durableId="625E237C"/>
  <w16cid:commentId w16cid:paraId="001C49A7" w16cid:durableId="7BBD1574"/>
  <w16cid:commentId w16cid:paraId="56A5B7FC" w16cid:durableId="75E7C5A6"/>
  <w16cid:commentId w16cid:paraId="7994E584" w16cid:durableId="7A55C081"/>
  <w16cid:commentId w16cid:paraId="28B73084" w16cid:durableId="64C6F2E0"/>
  <w16cid:commentId w16cid:paraId="54D68965" w16cid:durableId="20125CE0"/>
  <w16cid:commentId w16cid:paraId="3B76955E" w16cid:durableId="1A6B76A8"/>
  <w16cid:commentId w16cid:paraId="4F4D1795" w16cid:durableId="5D32B4E5"/>
  <w16cid:commentId w16cid:paraId="5B8E8033" w16cid:durableId="04C800C3"/>
  <w16cid:commentId w16cid:paraId="04D912E7" w16cid:durableId="5C2FDE44"/>
  <w16cid:commentId w16cid:paraId="16B6CA63" w16cid:durableId="28DF10A1"/>
  <w16cid:commentId w16cid:paraId="0A5BABE9" w16cid:durableId="5CBA66B6"/>
  <w16cid:commentId w16cid:paraId="22BE20FA" w16cid:durableId="001A930F"/>
  <w16cid:commentId w16cid:paraId="6C649285" w16cid:durableId="608E8313"/>
  <w16cid:commentId w16cid:paraId="119E1F60" w16cid:durableId="5E2EAFB8"/>
  <w16cid:commentId w16cid:paraId="199A45E1" w16cid:durableId="1F53F3AE"/>
  <w16cid:commentId w16cid:paraId="5EE82852" w16cid:durableId="4648F54F"/>
  <w16cid:commentId w16cid:paraId="2F8DECDA" w16cid:durableId="7F6D84B0"/>
  <w16cid:commentId w16cid:paraId="6094A143" w16cid:durableId="5E5A692B"/>
  <w16cid:commentId w16cid:paraId="7831736A" w16cid:durableId="2C8A9E16"/>
  <w16cid:commentId w16cid:paraId="54984615" w16cid:durableId="7AA66AAB"/>
  <w16cid:commentId w16cid:paraId="45260DEB" w16cid:durableId="70214026"/>
  <w16cid:commentId w16cid:paraId="1BADD649" w16cid:durableId="0EF893A1"/>
  <w16cid:commentId w16cid:paraId="7EC26C3D" w16cid:durableId="4649E36E"/>
  <w16cid:commentId w16cid:paraId="5F37FC22" w16cid:durableId="7A0890D5"/>
  <w16cid:commentId w16cid:paraId="501C4005" w16cid:durableId="10C57FCF"/>
  <w16cid:commentId w16cid:paraId="0D0D6A77" w16cid:durableId="01D989FB"/>
  <w16cid:commentId w16cid:paraId="6688546A" w16cid:durableId="7572A224"/>
  <w16cid:commentId w16cid:paraId="1F177F18" w16cid:durableId="63EDA3BF"/>
  <w16cid:commentId w16cid:paraId="399ECFD1" w16cid:durableId="7AC10B43"/>
  <w16cid:commentId w16cid:paraId="6776EC7E" w16cid:durableId="74952B66"/>
  <w16cid:commentId w16cid:paraId="4D668264" w16cid:durableId="21E972B9"/>
  <w16cid:commentId w16cid:paraId="088027C4" w16cid:durableId="590BCF7A"/>
  <w16cid:commentId w16cid:paraId="76E1A815" w16cid:durableId="3D268C55"/>
  <w16cid:commentId w16cid:paraId="62DEC2C2" w16cid:durableId="7198C89A"/>
  <w16cid:commentId w16cid:paraId="4614BFCA" w16cid:durableId="23E82B6A"/>
  <w16cid:commentId w16cid:paraId="24657CB9" w16cid:durableId="455E5E7B"/>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3CE36F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31"/>
    <w:multiLevelType w:val="multilevel"/>
    <w:tmpl w:val="7E24B8E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33E8163E"/>
    <w:multiLevelType w:val="hybridMultilevel"/>
    <w:tmpl w:val="E89EBBEE"/>
    <w:lvl w:ilvl="0" w:tplc="58BEDF4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D580F99"/>
    <w:multiLevelType w:val="multilevel"/>
    <w:tmpl w:val="4A2C0D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3FC6B1E"/>
    <w:multiLevelType w:val="multilevel"/>
    <w:tmpl w:val="6DE8D3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6EE2BAB"/>
    <w:multiLevelType w:val="hybridMultilevel"/>
    <w:tmpl w:val="642EC5C6"/>
    <w:lvl w:ilvl="0" w:tplc="18F82E7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48850662">
    <w:abstractNumId w:val="0"/>
  </w:num>
  <w:num w:numId="2" w16cid:durableId="51834986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38214263">
    <w:abstractNumId w:val="2"/>
  </w:num>
  <w:num w:numId="4" w16cid:durableId="2098598637">
    <w:abstractNumId w:val="4"/>
  </w:num>
  <w:num w:numId="5" w16cid:durableId="1432437731">
    <w:abstractNumId w:val="3"/>
  </w:num>
  <w:num w:numId="6" w16cid:durableId="223956229">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eatrice Bock">
    <w15:presenceInfo w15:providerId="None" w15:userId="Beatrice Bock"/>
  </w15:person>
  <w15:person w15:author="Nicholas Paul McKay">
    <w15:presenceInfo w15:providerId="AD" w15:userId="S::Nicholas.McKay@nau.edu::2a724ee0-904f-416d-897f-937af185dd38"/>
  </w15:person>
  <w15:person w15:author="Catherine A Gehring">
    <w15:presenceInfo w15:providerId="AD" w15:userId="S::Catherine.Gehring@nau.edu::f94c289c-fb91-4c6b-be26-e22b5769651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4D6D"/>
    <w:rsid w:val="00001138"/>
    <w:rsid w:val="00001FF1"/>
    <w:rsid w:val="00011E26"/>
    <w:rsid w:val="0002156E"/>
    <w:rsid w:val="00024008"/>
    <w:rsid w:val="00031A02"/>
    <w:rsid w:val="00034A20"/>
    <w:rsid w:val="00035883"/>
    <w:rsid w:val="00052212"/>
    <w:rsid w:val="000525C8"/>
    <w:rsid w:val="00067EE6"/>
    <w:rsid w:val="00073292"/>
    <w:rsid w:val="00073BEE"/>
    <w:rsid w:val="0007625B"/>
    <w:rsid w:val="00080AE0"/>
    <w:rsid w:val="0008511D"/>
    <w:rsid w:val="00085BBB"/>
    <w:rsid w:val="000A07CA"/>
    <w:rsid w:val="000A371B"/>
    <w:rsid w:val="000A56A7"/>
    <w:rsid w:val="000A5C22"/>
    <w:rsid w:val="000D28BE"/>
    <w:rsid w:val="000D6FC5"/>
    <w:rsid w:val="000E0C82"/>
    <w:rsid w:val="000E5838"/>
    <w:rsid w:val="000F45BE"/>
    <w:rsid w:val="000F79DA"/>
    <w:rsid w:val="00100210"/>
    <w:rsid w:val="00102CEB"/>
    <w:rsid w:val="001064AA"/>
    <w:rsid w:val="00107BF6"/>
    <w:rsid w:val="0011498F"/>
    <w:rsid w:val="00120FE9"/>
    <w:rsid w:val="0013095E"/>
    <w:rsid w:val="0013106E"/>
    <w:rsid w:val="00136423"/>
    <w:rsid w:val="001400C1"/>
    <w:rsid w:val="001431F9"/>
    <w:rsid w:val="00146A4A"/>
    <w:rsid w:val="00146F12"/>
    <w:rsid w:val="001534D8"/>
    <w:rsid w:val="00155ED1"/>
    <w:rsid w:val="00156E7C"/>
    <w:rsid w:val="00157AD0"/>
    <w:rsid w:val="00160FBA"/>
    <w:rsid w:val="00170AF4"/>
    <w:rsid w:val="00173072"/>
    <w:rsid w:val="00173FDB"/>
    <w:rsid w:val="00176977"/>
    <w:rsid w:val="00181525"/>
    <w:rsid w:val="001819A0"/>
    <w:rsid w:val="00183E00"/>
    <w:rsid w:val="00185238"/>
    <w:rsid w:val="001858D4"/>
    <w:rsid w:val="001902BF"/>
    <w:rsid w:val="001A1879"/>
    <w:rsid w:val="001A5A46"/>
    <w:rsid w:val="001B0317"/>
    <w:rsid w:val="001B5728"/>
    <w:rsid w:val="001C16E8"/>
    <w:rsid w:val="001D4DFD"/>
    <w:rsid w:val="001D54BF"/>
    <w:rsid w:val="001E430A"/>
    <w:rsid w:val="001E54EC"/>
    <w:rsid w:val="001F236E"/>
    <w:rsid w:val="001F4936"/>
    <w:rsid w:val="0020061A"/>
    <w:rsid w:val="0020088B"/>
    <w:rsid w:val="0020201F"/>
    <w:rsid w:val="002061DA"/>
    <w:rsid w:val="00215062"/>
    <w:rsid w:val="00225EC6"/>
    <w:rsid w:val="00234BDB"/>
    <w:rsid w:val="0023699D"/>
    <w:rsid w:val="0024060E"/>
    <w:rsid w:val="0024411D"/>
    <w:rsid w:val="00245B0E"/>
    <w:rsid w:val="00251487"/>
    <w:rsid w:val="00255CDF"/>
    <w:rsid w:val="002579F3"/>
    <w:rsid w:val="0026117D"/>
    <w:rsid w:val="002620FF"/>
    <w:rsid w:val="00267A70"/>
    <w:rsid w:val="002748B5"/>
    <w:rsid w:val="002748BB"/>
    <w:rsid w:val="0027524D"/>
    <w:rsid w:val="002757DE"/>
    <w:rsid w:val="0028066A"/>
    <w:rsid w:val="00280C8C"/>
    <w:rsid w:val="0028152E"/>
    <w:rsid w:val="002838F2"/>
    <w:rsid w:val="002843C6"/>
    <w:rsid w:val="00284874"/>
    <w:rsid w:val="00285150"/>
    <w:rsid w:val="00294CEE"/>
    <w:rsid w:val="0029529C"/>
    <w:rsid w:val="00297C8A"/>
    <w:rsid w:val="002B12B8"/>
    <w:rsid w:val="002B2905"/>
    <w:rsid w:val="002B2FF2"/>
    <w:rsid w:val="002B3A97"/>
    <w:rsid w:val="002B704A"/>
    <w:rsid w:val="002B77FD"/>
    <w:rsid w:val="002C614C"/>
    <w:rsid w:val="002C618D"/>
    <w:rsid w:val="002C779E"/>
    <w:rsid w:val="002C7856"/>
    <w:rsid w:val="002D2DD7"/>
    <w:rsid w:val="002D7EDD"/>
    <w:rsid w:val="002E00CA"/>
    <w:rsid w:val="002F3FFC"/>
    <w:rsid w:val="002F7A48"/>
    <w:rsid w:val="00305DBB"/>
    <w:rsid w:val="003066E5"/>
    <w:rsid w:val="003130D4"/>
    <w:rsid w:val="00313494"/>
    <w:rsid w:val="00322EC2"/>
    <w:rsid w:val="003306DC"/>
    <w:rsid w:val="00330D4E"/>
    <w:rsid w:val="0033228E"/>
    <w:rsid w:val="0033447F"/>
    <w:rsid w:val="00336F3F"/>
    <w:rsid w:val="00342E9D"/>
    <w:rsid w:val="00343A3C"/>
    <w:rsid w:val="00346E26"/>
    <w:rsid w:val="00347251"/>
    <w:rsid w:val="00347A73"/>
    <w:rsid w:val="00356E8E"/>
    <w:rsid w:val="00365A96"/>
    <w:rsid w:val="003713D7"/>
    <w:rsid w:val="00373074"/>
    <w:rsid w:val="003768AC"/>
    <w:rsid w:val="00380F86"/>
    <w:rsid w:val="00381A64"/>
    <w:rsid w:val="00383F95"/>
    <w:rsid w:val="0038449F"/>
    <w:rsid w:val="0038717E"/>
    <w:rsid w:val="003A36D0"/>
    <w:rsid w:val="003A533B"/>
    <w:rsid w:val="003A6160"/>
    <w:rsid w:val="003B0DC2"/>
    <w:rsid w:val="003B1BDC"/>
    <w:rsid w:val="003C0A85"/>
    <w:rsid w:val="003C283D"/>
    <w:rsid w:val="003C2D71"/>
    <w:rsid w:val="003C3DB6"/>
    <w:rsid w:val="003C3F0B"/>
    <w:rsid w:val="003C70EA"/>
    <w:rsid w:val="003D02EF"/>
    <w:rsid w:val="003D2C92"/>
    <w:rsid w:val="003D33A5"/>
    <w:rsid w:val="003E5631"/>
    <w:rsid w:val="003E66CC"/>
    <w:rsid w:val="003F448E"/>
    <w:rsid w:val="003F5D82"/>
    <w:rsid w:val="0040081F"/>
    <w:rsid w:val="00400EAE"/>
    <w:rsid w:val="00403B1A"/>
    <w:rsid w:val="00407E24"/>
    <w:rsid w:val="0041447C"/>
    <w:rsid w:val="00420A06"/>
    <w:rsid w:val="00420ACE"/>
    <w:rsid w:val="004249C9"/>
    <w:rsid w:val="00425F6B"/>
    <w:rsid w:val="00431816"/>
    <w:rsid w:val="00431824"/>
    <w:rsid w:val="00434045"/>
    <w:rsid w:val="00435ED8"/>
    <w:rsid w:val="00437297"/>
    <w:rsid w:val="00440C52"/>
    <w:rsid w:val="0044195F"/>
    <w:rsid w:val="00450237"/>
    <w:rsid w:val="004530FA"/>
    <w:rsid w:val="004544A0"/>
    <w:rsid w:val="00456732"/>
    <w:rsid w:val="00456BF8"/>
    <w:rsid w:val="00457629"/>
    <w:rsid w:val="0046205F"/>
    <w:rsid w:val="00462C45"/>
    <w:rsid w:val="00463655"/>
    <w:rsid w:val="00463FD4"/>
    <w:rsid w:val="004705A0"/>
    <w:rsid w:val="00470874"/>
    <w:rsid w:val="00472E83"/>
    <w:rsid w:val="00477944"/>
    <w:rsid w:val="0048460A"/>
    <w:rsid w:val="00485234"/>
    <w:rsid w:val="00486568"/>
    <w:rsid w:val="00486781"/>
    <w:rsid w:val="00490968"/>
    <w:rsid w:val="0049458C"/>
    <w:rsid w:val="00495EB0"/>
    <w:rsid w:val="004963AB"/>
    <w:rsid w:val="004A0188"/>
    <w:rsid w:val="004A1743"/>
    <w:rsid w:val="004A28CD"/>
    <w:rsid w:val="004A2A52"/>
    <w:rsid w:val="004A3F61"/>
    <w:rsid w:val="004A5F76"/>
    <w:rsid w:val="004B2605"/>
    <w:rsid w:val="004D18A8"/>
    <w:rsid w:val="004D28E1"/>
    <w:rsid w:val="004D55E8"/>
    <w:rsid w:val="004D759F"/>
    <w:rsid w:val="004E16A9"/>
    <w:rsid w:val="004E23A1"/>
    <w:rsid w:val="004E4D48"/>
    <w:rsid w:val="004E5A59"/>
    <w:rsid w:val="004E7494"/>
    <w:rsid w:val="004F179F"/>
    <w:rsid w:val="004F62A6"/>
    <w:rsid w:val="00501457"/>
    <w:rsid w:val="00504036"/>
    <w:rsid w:val="00512A4F"/>
    <w:rsid w:val="00522150"/>
    <w:rsid w:val="00523357"/>
    <w:rsid w:val="00526817"/>
    <w:rsid w:val="00532226"/>
    <w:rsid w:val="0053331D"/>
    <w:rsid w:val="00537FDB"/>
    <w:rsid w:val="00541483"/>
    <w:rsid w:val="00551B98"/>
    <w:rsid w:val="00552E2D"/>
    <w:rsid w:val="00553045"/>
    <w:rsid w:val="005531DC"/>
    <w:rsid w:val="005533D4"/>
    <w:rsid w:val="00554896"/>
    <w:rsid w:val="00562205"/>
    <w:rsid w:val="00563FB6"/>
    <w:rsid w:val="00566ED1"/>
    <w:rsid w:val="005710D6"/>
    <w:rsid w:val="00571278"/>
    <w:rsid w:val="005724C1"/>
    <w:rsid w:val="005736DC"/>
    <w:rsid w:val="005774DE"/>
    <w:rsid w:val="00584AEA"/>
    <w:rsid w:val="00590374"/>
    <w:rsid w:val="00591E22"/>
    <w:rsid w:val="00593279"/>
    <w:rsid w:val="00594A61"/>
    <w:rsid w:val="00597004"/>
    <w:rsid w:val="00597D46"/>
    <w:rsid w:val="005A207B"/>
    <w:rsid w:val="005A562F"/>
    <w:rsid w:val="005A5761"/>
    <w:rsid w:val="005A5C11"/>
    <w:rsid w:val="005A710C"/>
    <w:rsid w:val="005B162E"/>
    <w:rsid w:val="005B3BF1"/>
    <w:rsid w:val="005B79C9"/>
    <w:rsid w:val="005C6DD3"/>
    <w:rsid w:val="005C7F33"/>
    <w:rsid w:val="005D1C65"/>
    <w:rsid w:val="005D5937"/>
    <w:rsid w:val="005E08FE"/>
    <w:rsid w:val="005E4541"/>
    <w:rsid w:val="005E5130"/>
    <w:rsid w:val="005E5DB9"/>
    <w:rsid w:val="005E6831"/>
    <w:rsid w:val="005E70A1"/>
    <w:rsid w:val="005F08A1"/>
    <w:rsid w:val="005F10B3"/>
    <w:rsid w:val="005F27A3"/>
    <w:rsid w:val="005F56EB"/>
    <w:rsid w:val="005F767C"/>
    <w:rsid w:val="005F7AC2"/>
    <w:rsid w:val="006019A8"/>
    <w:rsid w:val="006067D3"/>
    <w:rsid w:val="00607D92"/>
    <w:rsid w:val="006111DD"/>
    <w:rsid w:val="00613174"/>
    <w:rsid w:val="00614A40"/>
    <w:rsid w:val="00621422"/>
    <w:rsid w:val="00622E6D"/>
    <w:rsid w:val="00624213"/>
    <w:rsid w:val="006317F8"/>
    <w:rsid w:val="00633C85"/>
    <w:rsid w:val="00645F90"/>
    <w:rsid w:val="00646E89"/>
    <w:rsid w:val="006478D0"/>
    <w:rsid w:val="00660EC6"/>
    <w:rsid w:val="006630A5"/>
    <w:rsid w:val="0066334E"/>
    <w:rsid w:val="006658E2"/>
    <w:rsid w:val="00677C67"/>
    <w:rsid w:val="00680DDC"/>
    <w:rsid w:val="006838D5"/>
    <w:rsid w:val="00685EA3"/>
    <w:rsid w:val="00686E88"/>
    <w:rsid w:val="00687CEC"/>
    <w:rsid w:val="00692942"/>
    <w:rsid w:val="0069316B"/>
    <w:rsid w:val="006A061A"/>
    <w:rsid w:val="006A0E24"/>
    <w:rsid w:val="006A1F53"/>
    <w:rsid w:val="006A68DC"/>
    <w:rsid w:val="006A7159"/>
    <w:rsid w:val="006B0BBE"/>
    <w:rsid w:val="006C06B3"/>
    <w:rsid w:val="006C42DD"/>
    <w:rsid w:val="006C785A"/>
    <w:rsid w:val="006D0AFF"/>
    <w:rsid w:val="006D41A3"/>
    <w:rsid w:val="006D50A7"/>
    <w:rsid w:val="006D7E03"/>
    <w:rsid w:val="006E12BB"/>
    <w:rsid w:val="006E178E"/>
    <w:rsid w:val="006E7964"/>
    <w:rsid w:val="006F7508"/>
    <w:rsid w:val="00710B3C"/>
    <w:rsid w:val="00710CFF"/>
    <w:rsid w:val="007112DB"/>
    <w:rsid w:val="007127CB"/>
    <w:rsid w:val="0071372D"/>
    <w:rsid w:val="007156AF"/>
    <w:rsid w:val="007252E8"/>
    <w:rsid w:val="00727AED"/>
    <w:rsid w:val="0074053C"/>
    <w:rsid w:val="00741CCA"/>
    <w:rsid w:val="0074725C"/>
    <w:rsid w:val="00755B3A"/>
    <w:rsid w:val="00757DA0"/>
    <w:rsid w:val="00760974"/>
    <w:rsid w:val="0076134B"/>
    <w:rsid w:val="007749FF"/>
    <w:rsid w:val="00780D80"/>
    <w:rsid w:val="007849CF"/>
    <w:rsid w:val="00786518"/>
    <w:rsid w:val="00792BCB"/>
    <w:rsid w:val="00792CAB"/>
    <w:rsid w:val="00796C64"/>
    <w:rsid w:val="007B18FC"/>
    <w:rsid w:val="007B7F50"/>
    <w:rsid w:val="007C20D4"/>
    <w:rsid w:val="007C3696"/>
    <w:rsid w:val="007C4A87"/>
    <w:rsid w:val="007C4BDC"/>
    <w:rsid w:val="007C56FB"/>
    <w:rsid w:val="007C7023"/>
    <w:rsid w:val="007C7F41"/>
    <w:rsid w:val="007D787D"/>
    <w:rsid w:val="007E1F30"/>
    <w:rsid w:val="007E5CEE"/>
    <w:rsid w:val="007E681B"/>
    <w:rsid w:val="007E6B33"/>
    <w:rsid w:val="007F1454"/>
    <w:rsid w:val="007F152F"/>
    <w:rsid w:val="007F3B6A"/>
    <w:rsid w:val="007F5CC1"/>
    <w:rsid w:val="00810B28"/>
    <w:rsid w:val="00813069"/>
    <w:rsid w:val="00820BAB"/>
    <w:rsid w:val="00825272"/>
    <w:rsid w:val="00830434"/>
    <w:rsid w:val="00830D45"/>
    <w:rsid w:val="0083299E"/>
    <w:rsid w:val="00832A63"/>
    <w:rsid w:val="00836D7D"/>
    <w:rsid w:val="00847901"/>
    <w:rsid w:val="00853774"/>
    <w:rsid w:val="008649D1"/>
    <w:rsid w:val="00864D6D"/>
    <w:rsid w:val="0086675E"/>
    <w:rsid w:val="00866EA4"/>
    <w:rsid w:val="00867957"/>
    <w:rsid w:val="0087214C"/>
    <w:rsid w:val="00875B00"/>
    <w:rsid w:val="008773CC"/>
    <w:rsid w:val="00877BDD"/>
    <w:rsid w:val="00880002"/>
    <w:rsid w:val="00883F19"/>
    <w:rsid w:val="00886979"/>
    <w:rsid w:val="00890F8C"/>
    <w:rsid w:val="00894185"/>
    <w:rsid w:val="00894D02"/>
    <w:rsid w:val="008953BD"/>
    <w:rsid w:val="008A57FC"/>
    <w:rsid w:val="008A6862"/>
    <w:rsid w:val="008B4CE0"/>
    <w:rsid w:val="008B59A2"/>
    <w:rsid w:val="008C59EE"/>
    <w:rsid w:val="008C6CE7"/>
    <w:rsid w:val="008C7B0D"/>
    <w:rsid w:val="008D1D3C"/>
    <w:rsid w:val="008D2307"/>
    <w:rsid w:val="008D49B8"/>
    <w:rsid w:val="008D6BD6"/>
    <w:rsid w:val="008E058E"/>
    <w:rsid w:val="008E1F04"/>
    <w:rsid w:val="008F1956"/>
    <w:rsid w:val="008F37BB"/>
    <w:rsid w:val="008F5D92"/>
    <w:rsid w:val="009016C5"/>
    <w:rsid w:val="009122B4"/>
    <w:rsid w:val="0091416C"/>
    <w:rsid w:val="009158B8"/>
    <w:rsid w:val="009166C0"/>
    <w:rsid w:val="00917D0B"/>
    <w:rsid w:val="00931CE3"/>
    <w:rsid w:val="0093635F"/>
    <w:rsid w:val="00937708"/>
    <w:rsid w:val="00941FD7"/>
    <w:rsid w:val="009431E0"/>
    <w:rsid w:val="00963841"/>
    <w:rsid w:val="009645FB"/>
    <w:rsid w:val="00965F9A"/>
    <w:rsid w:val="0096791E"/>
    <w:rsid w:val="00970F1F"/>
    <w:rsid w:val="009737D0"/>
    <w:rsid w:val="00976671"/>
    <w:rsid w:val="00992A59"/>
    <w:rsid w:val="009A2660"/>
    <w:rsid w:val="009A42FA"/>
    <w:rsid w:val="009A62E1"/>
    <w:rsid w:val="009A6DBD"/>
    <w:rsid w:val="009B1317"/>
    <w:rsid w:val="009B1F08"/>
    <w:rsid w:val="009B506F"/>
    <w:rsid w:val="009B77EC"/>
    <w:rsid w:val="009C2687"/>
    <w:rsid w:val="009C7418"/>
    <w:rsid w:val="009D2A2D"/>
    <w:rsid w:val="009D2AF3"/>
    <w:rsid w:val="009D33F7"/>
    <w:rsid w:val="009D3F13"/>
    <w:rsid w:val="009E6E28"/>
    <w:rsid w:val="009F15C5"/>
    <w:rsid w:val="009F16F5"/>
    <w:rsid w:val="009F179E"/>
    <w:rsid w:val="009F2AB2"/>
    <w:rsid w:val="009F4D6D"/>
    <w:rsid w:val="009F6377"/>
    <w:rsid w:val="00A03EF0"/>
    <w:rsid w:val="00A06509"/>
    <w:rsid w:val="00A07834"/>
    <w:rsid w:val="00A10C47"/>
    <w:rsid w:val="00A110AC"/>
    <w:rsid w:val="00A14650"/>
    <w:rsid w:val="00A14A68"/>
    <w:rsid w:val="00A15649"/>
    <w:rsid w:val="00A17B96"/>
    <w:rsid w:val="00A17C04"/>
    <w:rsid w:val="00A17F66"/>
    <w:rsid w:val="00A20A85"/>
    <w:rsid w:val="00A2275D"/>
    <w:rsid w:val="00A24029"/>
    <w:rsid w:val="00A2475B"/>
    <w:rsid w:val="00A30DBD"/>
    <w:rsid w:val="00A366BC"/>
    <w:rsid w:val="00A446C1"/>
    <w:rsid w:val="00A50110"/>
    <w:rsid w:val="00A54BE0"/>
    <w:rsid w:val="00A61CA0"/>
    <w:rsid w:val="00A62257"/>
    <w:rsid w:val="00A62D04"/>
    <w:rsid w:val="00A70A1A"/>
    <w:rsid w:val="00A70BCC"/>
    <w:rsid w:val="00A72F4C"/>
    <w:rsid w:val="00A757BF"/>
    <w:rsid w:val="00A81052"/>
    <w:rsid w:val="00A9357C"/>
    <w:rsid w:val="00AA0BA7"/>
    <w:rsid w:val="00AA2DB7"/>
    <w:rsid w:val="00AA633E"/>
    <w:rsid w:val="00AB20C5"/>
    <w:rsid w:val="00AB2456"/>
    <w:rsid w:val="00AB5231"/>
    <w:rsid w:val="00AB69A0"/>
    <w:rsid w:val="00AC3B0D"/>
    <w:rsid w:val="00AC4056"/>
    <w:rsid w:val="00AC49D1"/>
    <w:rsid w:val="00AC7438"/>
    <w:rsid w:val="00AD10F2"/>
    <w:rsid w:val="00AE2C3E"/>
    <w:rsid w:val="00AE5C9A"/>
    <w:rsid w:val="00AE5E89"/>
    <w:rsid w:val="00AE6938"/>
    <w:rsid w:val="00AF1890"/>
    <w:rsid w:val="00B000A4"/>
    <w:rsid w:val="00B04577"/>
    <w:rsid w:val="00B13487"/>
    <w:rsid w:val="00B15FDD"/>
    <w:rsid w:val="00B17AF8"/>
    <w:rsid w:val="00B310AA"/>
    <w:rsid w:val="00B350A4"/>
    <w:rsid w:val="00B355D7"/>
    <w:rsid w:val="00B412B3"/>
    <w:rsid w:val="00B60AED"/>
    <w:rsid w:val="00B616FF"/>
    <w:rsid w:val="00B6176C"/>
    <w:rsid w:val="00B617CA"/>
    <w:rsid w:val="00B62018"/>
    <w:rsid w:val="00B746AC"/>
    <w:rsid w:val="00B7579B"/>
    <w:rsid w:val="00B7696B"/>
    <w:rsid w:val="00B77E90"/>
    <w:rsid w:val="00B834E1"/>
    <w:rsid w:val="00B8482A"/>
    <w:rsid w:val="00B94124"/>
    <w:rsid w:val="00B943E8"/>
    <w:rsid w:val="00B965FF"/>
    <w:rsid w:val="00BA5764"/>
    <w:rsid w:val="00BA5D9D"/>
    <w:rsid w:val="00BA6344"/>
    <w:rsid w:val="00BB32EC"/>
    <w:rsid w:val="00BC04A8"/>
    <w:rsid w:val="00BC04AE"/>
    <w:rsid w:val="00BC7A69"/>
    <w:rsid w:val="00BC7E4D"/>
    <w:rsid w:val="00BC7FFE"/>
    <w:rsid w:val="00BE1876"/>
    <w:rsid w:val="00BE31CA"/>
    <w:rsid w:val="00C024F3"/>
    <w:rsid w:val="00C042D8"/>
    <w:rsid w:val="00C110C3"/>
    <w:rsid w:val="00C17938"/>
    <w:rsid w:val="00C26D3D"/>
    <w:rsid w:val="00C27E41"/>
    <w:rsid w:val="00C30441"/>
    <w:rsid w:val="00C31F81"/>
    <w:rsid w:val="00C34A0B"/>
    <w:rsid w:val="00C356B7"/>
    <w:rsid w:val="00C35EF8"/>
    <w:rsid w:val="00C40652"/>
    <w:rsid w:val="00C5156E"/>
    <w:rsid w:val="00C57540"/>
    <w:rsid w:val="00C57588"/>
    <w:rsid w:val="00C64C04"/>
    <w:rsid w:val="00C64F73"/>
    <w:rsid w:val="00C70899"/>
    <w:rsid w:val="00C82EBF"/>
    <w:rsid w:val="00C85808"/>
    <w:rsid w:val="00C87B3D"/>
    <w:rsid w:val="00C87F06"/>
    <w:rsid w:val="00C9416C"/>
    <w:rsid w:val="00C97032"/>
    <w:rsid w:val="00CA1FCE"/>
    <w:rsid w:val="00CA2079"/>
    <w:rsid w:val="00CA4DE3"/>
    <w:rsid w:val="00CA6C6A"/>
    <w:rsid w:val="00CA6E5B"/>
    <w:rsid w:val="00CC1C62"/>
    <w:rsid w:val="00CC32F0"/>
    <w:rsid w:val="00CC5305"/>
    <w:rsid w:val="00CC5566"/>
    <w:rsid w:val="00CD0B77"/>
    <w:rsid w:val="00CD0C1F"/>
    <w:rsid w:val="00CE0D65"/>
    <w:rsid w:val="00CF3252"/>
    <w:rsid w:val="00CF4538"/>
    <w:rsid w:val="00CF47C8"/>
    <w:rsid w:val="00CF52A4"/>
    <w:rsid w:val="00CF6977"/>
    <w:rsid w:val="00CF6E0E"/>
    <w:rsid w:val="00D041AD"/>
    <w:rsid w:val="00D057AE"/>
    <w:rsid w:val="00D165C3"/>
    <w:rsid w:val="00D20A1B"/>
    <w:rsid w:val="00D218FF"/>
    <w:rsid w:val="00D21AEC"/>
    <w:rsid w:val="00D242B3"/>
    <w:rsid w:val="00D24A60"/>
    <w:rsid w:val="00D263B6"/>
    <w:rsid w:val="00D26E17"/>
    <w:rsid w:val="00D270A4"/>
    <w:rsid w:val="00D303F6"/>
    <w:rsid w:val="00D33915"/>
    <w:rsid w:val="00D34264"/>
    <w:rsid w:val="00D3509D"/>
    <w:rsid w:val="00D47763"/>
    <w:rsid w:val="00D5159D"/>
    <w:rsid w:val="00D54BDF"/>
    <w:rsid w:val="00D65B02"/>
    <w:rsid w:val="00D6727F"/>
    <w:rsid w:val="00D72E25"/>
    <w:rsid w:val="00D754AB"/>
    <w:rsid w:val="00D7643C"/>
    <w:rsid w:val="00D81CB9"/>
    <w:rsid w:val="00D8252E"/>
    <w:rsid w:val="00D87F70"/>
    <w:rsid w:val="00D9120C"/>
    <w:rsid w:val="00DA210B"/>
    <w:rsid w:val="00DB0E0E"/>
    <w:rsid w:val="00DB5D5F"/>
    <w:rsid w:val="00DC26FC"/>
    <w:rsid w:val="00DD03E4"/>
    <w:rsid w:val="00DD51BB"/>
    <w:rsid w:val="00DD75DB"/>
    <w:rsid w:val="00DE0585"/>
    <w:rsid w:val="00DE5AD7"/>
    <w:rsid w:val="00DE612F"/>
    <w:rsid w:val="00DE67D0"/>
    <w:rsid w:val="00E10C71"/>
    <w:rsid w:val="00E14155"/>
    <w:rsid w:val="00E14E1D"/>
    <w:rsid w:val="00E155F6"/>
    <w:rsid w:val="00E31B84"/>
    <w:rsid w:val="00E343BB"/>
    <w:rsid w:val="00E3558B"/>
    <w:rsid w:val="00E37FA8"/>
    <w:rsid w:val="00E40FAB"/>
    <w:rsid w:val="00E43C00"/>
    <w:rsid w:val="00E44AF7"/>
    <w:rsid w:val="00E5281E"/>
    <w:rsid w:val="00E567F9"/>
    <w:rsid w:val="00E6248A"/>
    <w:rsid w:val="00E64EFA"/>
    <w:rsid w:val="00E66566"/>
    <w:rsid w:val="00E674CC"/>
    <w:rsid w:val="00E8062D"/>
    <w:rsid w:val="00E86108"/>
    <w:rsid w:val="00E870A3"/>
    <w:rsid w:val="00E942C8"/>
    <w:rsid w:val="00E9594D"/>
    <w:rsid w:val="00E97A61"/>
    <w:rsid w:val="00EA2B69"/>
    <w:rsid w:val="00EA5101"/>
    <w:rsid w:val="00EC126E"/>
    <w:rsid w:val="00EC2751"/>
    <w:rsid w:val="00EC3D4E"/>
    <w:rsid w:val="00EC6E37"/>
    <w:rsid w:val="00ED3AF0"/>
    <w:rsid w:val="00ED56CF"/>
    <w:rsid w:val="00ED6DAE"/>
    <w:rsid w:val="00EE4DEA"/>
    <w:rsid w:val="00EE7991"/>
    <w:rsid w:val="00EF1E19"/>
    <w:rsid w:val="00EF7681"/>
    <w:rsid w:val="00EF7AE6"/>
    <w:rsid w:val="00F00A86"/>
    <w:rsid w:val="00F10295"/>
    <w:rsid w:val="00F12088"/>
    <w:rsid w:val="00F127C5"/>
    <w:rsid w:val="00F17B7F"/>
    <w:rsid w:val="00F26368"/>
    <w:rsid w:val="00F360FB"/>
    <w:rsid w:val="00F36EE3"/>
    <w:rsid w:val="00F44696"/>
    <w:rsid w:val="00F46073"/>
    <w:rsid w:val="00F52713"/>
    <w:rsid w:val="00F53620"/>
    <w:rsid w:val="00F544F9"/>
    <w:rsid w:val="00F5597B"/>
    <w:rsid w:val="00F57C36"/>
    <w:rsid w:val="00F6547E"/>
    <w:rsid w:val="00F66BE1"/>
    <w:rsid w:val="00F70E4D"/>
    <w:rsid w:val="00F85A7C"/>
    <w:rsid w:val="00F862B7"/>
    <w:rsid w:val="00F87DBD"/>
    <w:rsid w:val="00F90EEF"/>
    <w:rsid w:val="00F92D40"/>
    <w:rsid w:val="00FA100A"/>
    <w:rsid w:val="00FA1A43"/>
    <w:rsid w:val="00FA743E"/>
    <w:rsid w:val="00FA7DCE"/>
    <w:rsid w:val="00FB1C44"/>
    <w:rsid w:val="00FB24E9"/>
    <w:rsid w:val="00FB3A5F"/>
    <w:rsid w:val="00FB4307"/>
    <w:rsid w:val="00FB7CEC"/>
    <w:rsid w:val="00FC1F2B"/>
    <w:rsid w:val="00FC40F1"/>
    <w:rsid w:val="00FD737D"/>
    <w:rsid w:val="00FD7CC1"/>
    <w:rsid w:val="00FE11B9"/>
    <w:rsid w:val="00FE16DB"/>
    <w:rsid w:val="00FF27B4"/>
    <w:rsid w:val="00FF28F9"/>
    <w:rsid w:val="00FF4C29"/>
    <w:rsid w:val="00FF5C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561D18"/>
  <w15:docId w15:val="{F1C43865-E18A-4AF7-BC57-575B0E9141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link w:val="FirstParagraphChar"/>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pPr>
      <w:spacing w:after="240"/>
    </w:p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CommentReference">
    <w:name w:val="annotation reference"/>
    <w:basedOn w:val="DefaultParagraphFont"/>
    <w:rsid w:val="003066E5"/>
    <w:rPr>
      <w:sz w:val="16"/>
      <w:szCs w:val="16"/>
    </w:rPr>
  </w:style>
  <w:style w:type="paragraph" w:styleId="CommentText">
    <w:name w:val="annotation text"/>
    <w:basedOn w:val="Normal"/>
    <w:link w:val="CommentTextChar"/>
    <w:rsid w:val="003066E5"/>
    <w:rPr>
      <w:sz w:val="20"/>
      <w:szCs w:val="20"/>
    </w:rPr>
  </w:style>
  <w:style w:type="character" w:customStyle="1" w:styleId="CommentTextChar">
    <w:name w:val="Comment Text Char"/>
    <w:basedOn w:val="DefaultParagraphFont"/>
    <w:link w:val="CommentText"/>
    <w:rsid w:val="003066E5"/>
    <w:rPr>
      <w:sz w:val="20"/>
      <w:szCs w:val="20"/>
    </w:rPr>
  </w:style>
  <w:style w:type="paragraph" w:styleId="CommentSubject">
    <w:name w:val="annotation subject"/>
    <w:basedOn w:val="CommentText"/>
    <w:next w:val="CommentText"/>
    <w:link w:val="CommentSubjectChar"/>
    <w:rsid w:val="003066E5"/>
    <w:rPr>
      <w:b/>
      <w:bCs/>
    </w:rPr>
  </w:style>
  <w:style w:type="character" w:customStyle="1" w:styleId="CommentSubjectChar">
    <w:name w:val="Comment Subject Char"/>
    <w:basedOn w:val="CommentTextChar"/>
    <w:link w:val="CommentSubject"/>
    <w:rsid w:val="003066E5"/>
    <w:rPr>
      <w:b/>
      <w:bCs/>
      <w:sz w:val="20"/>
      <w:szCs w:val="20"/>
    </w:rPr>
  </w:style>
  <w:style w:type="paragraph" w:styleId="ListParagraph">
    <w:name w:val="List Paragraph"/>
    <w:basedOn w:val="Normal"/>
    <w:rsid w:val="0024411D"/>
    <w:pPr>
      <w:ind w:left="720"/>
      <w:contextualSpacing/>
    </w:pPr>
  </w:style>
  <w:style w:type="character" w:styleId="UnresolvedMention">
    <w:name w:val="Unresolved Mention"/>
    <w:basedOn w:val="DefaultParagraphFont"/>
    <w:uiPriority w:val="99"/>
    <w:semiHidden/>
    <w:unhideWhenUsed/>
    <w:rsid w:val="00FB1C44"/>
    <w:rPr>
      <w:color w:val="605E5C"/>
      <w:shd w:val="clear" w:color="auto" w:fill="E1DFDD"/>
    </w:rPr>
  </w:style>
  <w:style w:type="paragraph" w:styleId="NormalWeb">
    <w:name w:val="Normal (Web)"/>
    <w:basedOn w:val="Normal"/>
    <w:uiPriority w:val="99"/>
    <w:rsid w:val="00342E9D"/>
    <w:rPr>
      <w:rFonts w:ascii="Times New Roman" w:hAnsi="Times New Roman" w:cs="Times New Roman"/>
    </w:rPr>
  </w:style>
  <w:style w:type="paragraph" w:customStyle="1" w:styleId="subsubhead">
    <w:name w:val="sub sub head"/>
    <w:basedOn w:val="Heading4"/>
    <w:link w:val="subsubheadChar"/>
    <w:qFormat/>
    <w:rsid w:val="00C9416C"/>
  </w:style>
  <w:style w:type="character" w:customStyle="1" w:styleId="subsubheadChar">
    <w:name w:val="sub sub head Char"/>
    <w:basedOn w:val="Heading4Char"/>
    <w:link w:val="subsubhead"/>
    <w:rsid w:val="00C9416C"/>
    <w:rPr>
      <w:rFonts w:eastAsiaTheme="majorEastAsia" w:cstheme="majorBidi"/>
      <w:i/>
      <w:iCs/>
      <w:color w:val="0F4761" w:themeColor="accent1" w:themeShade="BF"/>
    </w:rPr>
  </w:style>
  <w:style w:type="paragraph" w:customStyle="1" w:styleId="scriptname">
    <w:name w:val="script name"/>
    <w:basedOn w:val="FirstParagraph"/>
    <w:link w:val="scriptnameChar"/>
    <w:qFormat/>
    <w:rsid w:val="001E430A"/>
    <w:rPr>
      <w:rFonts w:ascii="Consolas" w:hAnsi="Consolas"/>
    </w:rPr>
  </w:style>
  <w:style w:type="character" w:customStyle="1" w:styleId="BodyTextChar">
    <w:name w:val="Body Text Char"/>
    <w:basedOn w:val="DefaultParagraphFont"/>
    <w:link w:val="BodyText"/>
    <w:rsid w:val="001E430A"/>
  </w:style>
  <w:style w:type="character" w:customStyle="1" w:styleId="FirstParagraphChar">
    <w:name w:val="First Paragraph Char"/>
    <w:basedOn w:val="BodyTextChar"/>
    <w:link w:val="FirstParagraph"/>
    <w:rsid w:val="001E430A"/>
  </w:style>
  <w:style w:type="character" w:customStyle="1" w:styleId="scriptnameChar">
    <w:name w:val="script name Char"/>
    <w:basedOn w:val="FirstParagraphChar"/>
    <w:link w:val="scriptname"/>
    <w:rsid w:val="001E430A"/>
    <w:rPr>
      <w:rFonts w:ascii="Consolas" w:hAnsi="Consolas"/>
    </w:rPr>
  </w:style>
  <w:style w:type="paragraph" w:customStyle="1" w:styleId="Style1">
    <w:name w:val="Style1"/>
    <w:basedOn w:val="Heading3"/>
    <w:link w:val="Style1Char"/>
    <w:qFormat/>
    <w:rsid w:val="00FB7CEC"/>
  </w:style>
  <w:style w:type="character" w:customStyle="1" w:styleId="Style1Char">
    <w:name w:val="Style1 Char"/>
    <w:basedOn w:val="Heading3Char"/>
    <w:link w:val="Style1"/>
    <w:rsid w:val="00FB7CEC"/>
    <w:rPr>
      <w:rFonts w:eastAsiaTheme="majorEastAsia" w:cstheme="majorBidi"/>
      <w:color w:val="0F4761" w:themeColor="accent1" w:themeShade="BF"/>
      <w:sz w:val="28"/>
      <w:szCs w:val="28"/>
    </w:rPr>
  </w:style>
  <w:style w:type="paragraph" w:styleId="Revision">
    <w:name w:val="Revision"/>
    <w:hidden/>
    <w:rsid w:val="0066334E"/>
    <w:pPr>
      <w:spacing w:after="0"/>
    </w:pPr>
  </w:style>
  <w:style w:type="character" w:styleId="FollowedHyperlink">
    <w:name w:val="FollowedHyperlink"/>
    <w:basedOn w:val="DefaultParagraphFont"/>
    <w:rsid w:val="0066334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ntTable" Target="fontTable.xml"/><Relationship Id="rId7" Type="http://schemas.microsoft.com/office/2011/relationships/commentsExtended" Target="commentsExtended.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microsoft.com/office/2018/08/relationships/commentsExtensible" Target="commentsExtensible.xml"/><Relationship Id="rId14" Type="http://schemas.openxmlformats.org/officeDocument/2006/relationships/image" Target="media/image5.png"/><Relationship Id="rId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CF0B9C-908A-4353-A64F-F31A59502A83}">
  <ds:schemaRefs>
    <ds:schemaRef ds:uri="http://schemas.openxmlformats.org/officeDocument/2006/bibliography"/>
  </ds:schemaRefs>
</ds:datastoreItem>
</file>

<file path=docMetadata/LabelInfo.xml><?xml version="1.0" encoding="utf-8"?>
<clbl:labelList xmlns:clbl="http://schemas.microsoft.com/office/2020/mipLabelMetadata">
  <clbl:label id="{27d49e9f-89e1-4aa0-99a3-d35b57b2ba03}" enabled="0" method="" siteId="{27d49e9f-89e1-4aa0-99a3-d35b57b2ba03}" removed="1"/>
</clbl:labelList>
</file>

<file path=docProps/app.xml><?xml version="1.0" encoding="utf-8"?>
<Properties xmlns="http://schemas.openxmlformats.org/officeDocument/2006/extended-properties" xmlns:vt="http://schemas.openxmlformats.org/officeDocument/2006/docPropsVTypes">
  <Template>Normal.dotm</Template>
  <TotalTime>11087</TotalTime>
  <Pages>24</Pages>
  <Words>21708</Words>
  <Characters>123737</Characters>
  <Application>Microsoft Office Word</Application>
  <DocSecurity>0</DocSecurity>
  <Lines>1031</Lines>
  <Paragraphs>290</Paragraphs>
  <ScaleCrop>false</ScaleCrop>
  <Company/>
  <LinksUpToDate>false</LinksUpToDate>
  <CharactersWithSpaces>145155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Bea Bock</dc:creator>
  <cp:keywords/>
  <cp:lastModifiedBy>Beatrice Bock</cp:lastModifiedBy>
  <cp:revision>346</cp:revision>
  <dcterms:created xsi:type="dcterms:W3CDTF">2026-05-19T14:43:00Z</dcterms:created>
  <dcterms:modified xsi:type="dcterms:W3CDTF">2026-06-05T17:50:00Z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zotero-version="9.0.4"&gt;&lt;session id="Ph4dAgGT"/&gt;&lt;style id="http://www.zotero.org/styles/new-phytologist" hasBibliography="1" bibliographyStyleHasBeenSet="1"/&gt;&lt;prefs&gt;&lt;pref name="fieldType" value="Field"/&gt;&lt;pref name="automaticJournalAb</vt:lpwstr>
  </property>
  <property fmtid="{D5CDD505-2E9C-101B-9397-08002B2CF9AE}" pid="3" name="ZOTERO_PREF_2">
    <vt:lpwstr>breviations" value="true"/&gt;&lt;/prefs&gt;&lt;/data&gt;</vt:lpwstr>
  </property>
</Properties>
</file>